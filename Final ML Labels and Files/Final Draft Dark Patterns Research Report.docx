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3.xml"/>
  <Override ContentType="application/vnd.openxmlformats-officedocument.wordprocessingml.footer+xml" PartName="/word/footer3.xml"/>
  <Override ContentType="application/vnd.openxmlformats-officedocument.wordprocessingml.footer+xml" PartName="/word/footer15.xml"/>
  <Override ContentType="application/vnd.openxmlformats-officedocument.wordprocessingml.footer+xml" PartName="/word/footer10.xml"/>
  <Override ContentType="application/vnd.openxmlformats-officedocument.wordprocessingml.footer+xml" PartName="/word/footer11.xml"/>
  <Override ContentType="application/vnd.openxmlformats-officedocument.wordprocessingml.footer+xml" PartName="/word/footer1.xml"/>
  <Override ContentType="application/vnd.openxmlformats-officedocument.wordprocessingml.footer+xml" PartName="/word/footer7.xml"/>
  <Override ContentType="application/vnd.openxmlformats-officedocument.wordprocessingml.footer+xml" PartName="/word/footer5.xml"/>
  <Override ContentType="application/vnd.openxmlformats-officedocument.wordprocessingml.footer+xml" PartName="/word/footer9.xml"/>
  <Override ContentType="application/vnd.openxmlformats-officedocument.wordprocessingml.footer+xml" PartName="/word/footer14.xml"/>
  <Override ContentType="application/vnd.openxmlformats-officedocument.wordprocessingml.footer+xml" PartName="/word/footer4.xml"/>
  <Override ContentType="application/vnd.openxmlformats-officedocument.wordprocessingml.footer+xml" PartName="/word/footer12.xml"/>
  <Override ContentType="application/vnd.openxmlformats-officedocument.wordprocessingml.footer+xml" PartName="/word/footer2.xml"/>
  <Override ContentType="application/vnd.openxmlformats-officedocument.wordprocessingml.footer+xml" PartName="/word/footer6.xml"/>
  <Override ContentType="application/vnd.openxmlformats-officedocument.wordprocessingml.footer+xml" PartName="/word/footer8.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0000000000002" w:top="1440.0000000000002" w:left="1440.0000000000002" w:right="1440.0000000000002" w:header="720" w:footer="720"/>
          <w:pgNumType w:start="1"/>
        </w:sectPr>
      </w:pPr>
      <w:bookmarkStart w:colFirst="0" w:colLast="0" w:name="_29hpgsepnqw8"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1. Introduction</w:t>
      </w:r>
      <w:r w:rsidDel="00000000" w:rsidR="00000000" w:rsidRPr="00000000">
        <w:rPr>
          <w:rtl w:val="0"/>
        </w:rPr>
      </w:r>
    </w:p>
    <w:p w:rsidR="00000000" w:rsidDel="00000000" w:rsidP="00000000" w:rsidRDefault="00000000" w:rsidRPr="00000000" w14:paraId="00000002">
      <w:pPr>
        <w:pStyle w:val="Heading2"/>
        <w:rPr/>
      </w:pPr>
      <w:bookmarkStart w:colFirst="0" w:colLast="0" w:name="_4wiumvor67ll" w:id="1"/>
      <w:bookmarkEnd w:id="1"/>
      <w:r w:rsidDel="00000000" w:rsidR="00000000" w:rsidRPr="00000000">
        <w:rPr>
          <w:sz w:val="28"/>
          <w:szCs w:val="28"/>
          <w:rtl w:val="0"/>
        </w:rPr>
        <w:t xml:space="preserve">1. Introduction</w:t>
      </w:r>
      <w:r w:rsidDel="00000000" w:rsidR="00000000" w:rsidRPr="00000000">
        <w:rPr>
          <w:rtl w:val="0"/>
        </w:rPr>
      </w:r>
    </w:p>
    <w:p w:rsidR="00000000" w:rsidDel="00000000" w:rsidP="00000000" w:rsidRDefault="00000000" w:rsidRPr="00000000" w14:paraId="00000003">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day, millions of us make choices online that we don't want to make. They subscribe to services they don't want to, share information they don't intend to, pay for products at a higher price than they expect, or are unable to unsubscribe from a service. In the majority of cases, this is not by accident. They are the consequence of design decisions; patterns that are part of websites and apps specifically intended to influence user behavior to benefit the platform and not the user[22, 23]. These are known as dark patterns.</w:t>
      </w:r>
    </w:p>
    <w:p w:rsidR="00000000" w:rsidDel="00000000" w:rsidP="00000000" w:rsidRDefault="00000000" w:rsidRPr="00000000" w14:paraId="0000000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First coined by the UX researcher Harry Brignull in 2010, dark patterns are tricks of the user interface that fool users into doing things they don't want to do[6]. Since then, dark patterns have been identified in all types of digital services, e-commerce, streaming, social, finance, health, and gaming[7]. In the past three years, the U.S. Federal Trade Commission has issued several enforcement orders with settlements in the millions for dark patterns[10,12]. TikTok was fined €345 million by Ireland's Data Protection Commission in 2023 for employing dark patterns to trick children into changing their privacy settings[11]. In 2023, the Central Consumer Protection Authority in India issued specific dark pattern guidelines, officially designating thirteen types of deceptive design as deceptive and unfair trade practices under the Consumer Protection Act[4]. The takeaway from these regulatory actions is clear: dark patterns are harmful and will be treated accordingly.</w:t>
      </w:r>
    </w:p>
    <w:p w:rsidR="00000000" w:rsidDel="00000000" w:rsidP="00000000" w:rsidRDefault="00000000" w:rsidRPr="00000000" w14:paraId="0000000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Yet despite this recognition, there are few tools to detect and document dark patterns at scale. Manual analysis is time-consuming, costly, and cannot scale to the diversity and scale of many deceptive designs used on the internet. In a 2024 research paper on automated dark-pattern detection, researchers who reviewed the existing automated dark-pattern detection systems in the marketplace found that the eight tools they tested were able to detect only 31 out of the 68 dark pattern types, representing 45.5% coverage rate[17]</w:t>
      </w:r>
      <w:commentRangeStart w:id="0"/>
      <w:commentRangeStart w:id="1"/>
      <w:r w:rsidDel="00000000" w:rsidR="00000000" w:rsidRPr="00000000">
        <w:rPr>
          <w:rFonts w:ascii="Times New Roman" w:cs="Times New Roman" w:eastAsia="Times New Roman" w:hAnsi="Times New Roman"/>
          <w:sz w:val="24"/>
          <w:szCs w:val="24"/>
          <w:rtl w:val="0"/>
        </w:rPr>
        <w:t xml:space="preserve">.</w:t>
      </w:r>
      <w:commentRangeEnd w:id="0"/>
      <w:r w:rsidDel="00000000" w:rsidR="00000000" w:rsidRPr="00000000">
        <w:commentReference w:id="0"/>
      </w:r>
      <w:commentRangeEnd w:id="1"/>
      <w:r w:rsidDel="00000000" w:rsidR="00000000" w:rsidRPr="00000000">
        <w:commentReference w:id="1"/>
      </w:r>
      <w:r w:rsidDel="00000000" w:rsidR="00000000" w:rsidRPr="00000000">
        <w:rPr>
          <w:rFonts w:ascii="Times New Roman" w:cs="Times New Roman" w:eastAsia="Times New Roman" w:hAnsi="Times New Roman"/>
          <w:sz w:val="24"/>
          <w:szCs w:val="24"/>
          <w:rtl w:val="0"/>
        </w:rPr>
        <w:t xml:space="preserve"> The current state of the art in this domain reveals some automated detection models. Still, they are limited by the lack of a suitable, up-to-date, and accurately labeled dataset for training reliable classifiers.</w:t>
      </w:r>
    </w:p>
    <w:p w:rsidR="00000000" w:rsidDel="00000000" w:rsidP="00000000" w:rsidRDefault="00000000" w:rsidRPr="00000000" w14:paraId="0000000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pStyle w:val="Heading3"/>
        <w:rPr/>
      </w:pPr>
      <w:bookmarkStart w:colFirst="0" w:colLast="0" w:name="_xf08km5hb37o" w:id="2"/>
      <w:bookmarkEnd w:id="2"/>
      <w:r w:rsidDel="00000000" w:rsidR="00000000" w:rsidRPr="00000000">
        <w:rPr>
          <w:rtl w:val="0"/>
        </w:rPr>
        <w:t xml:space="preserve">1.1 </w:t>
      </w:r>
      <w:r w:rsidDel="00000000" w:rsidR="00000000" w:rsidRPr="00000000">
        <w:rPr>
          <w:rtl w:val="0"/>
        </w:rPr>
        <w:t xml:space="preserve">Our Contribution to Dark Patterns Research</w:t>
      </w:r>
      <w:r w:rsidDel="00000000" w:rsidR="00000000" w:rsidRPr="00000000">
        <w:rPr>
          <w:rtl w:val="0"/>
        </w:rPr>
      </w:r>
    </w:p>
    <w:p w:rsidR="00000000" w:rsidDel="00000000" w:rsidP="00000000" w:rsidRDefault="00000000" w:rsidRPr="00000000" w14:paraId="0000000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This work contributes towards the research gaps identified above with a new, multi-class, phrase-level dark pattern dataset built from real websites scraped in 2025, focusing primarily on the Indian e-commerce space, with some websites from Australia, Europe, the United States, and other nations. We began with a collection of 744 websites and 60,433 links, from which we sampled 1,047 pages and extracted more than 107,000 text phrases. With the help of a language model for prediction, we used manual inspection to confirm and label 849 instances of dark patterns in 10 categories and a large number (1,000) of non-dark pattern instances. This binary classification enables supervised learning as models can learn to classify dark and non-dark patterns.</w:t>
      </w:r>
    </w:p>
    <w:p w:rsidR="00000000" w:rsidDel="00000000" w:rsidP="00000000" w:rsidRDefault="00000000" w:rsidRPr="00000000" w14:paraId="00000009">
      <w:pPr>
        <w:ind w:firstLine="720"/>
        <w:jc w:val="both"/>
        <w:rPr>
          <w:rFonts w:ascii="Times New Roman" w:cs="Times New Roman" w:eastAsia="Times New Roman" w:hAnsi="Times New Roman"/>
          <w:sz w:val="24"/>
          <w:szCs w:val="24"/>
        </w:rPr>
        <w:sectPr>
          <w:footerReference r:id="rId7" w:type="default"/>
          <w:type w:val="nextPage"/>
          <w:pgSz w:h="16834" w:w="11909" w:orient="portrait"/>
          <w:pgMar w:bottom="1440.0000000000002" w:top="1440.0000000000002" w:left="1440.0000000000002" w:right="1440.0000000000002" w:header="720" w:footer="720"/>
          <w:pgNumType w:start="1"/>
        </w:sectPr>
      </w:pPr>
      <w:r w:rsidDel="00000000" w:rsidR="00000000" w:rsidRPr="00000000">
        <w:rPr>
          <w:rFonts w:ascii="Times New Roman" w:cs="Times New Roman" w:eastAsia="Times New Roman" w:hAnsi="Times New Roman"/>
          <w:sz w:val="24"/>
          <w:szCs w:val="24"/>
          <w:rtl w:val="0"/>
        </w:rPr>
        <w:t xml:space="preserve">Additionally, o</w:t>
      </w:r>
      <w:r w:rsidDel="00000000" w:rsidR="00000000" w:rsidRPr="00000000">
        <w:rPr>
          <w:rFonts w:ascii="Times New Roman" w:cs="Times New Roman" w:eastAsia="Times New Roman" w:hAnsi="Times New Roman"/>
          <w:sz w:val="24"/>
          <w:szCs w:val="24"/>
          <w:rtl w:val="0"/>
        </w:rPr>
        <w:t xml:space="preserve">ur paper provides a dark</w:t>
      </w:r>
      <w:r w:rsidDel="00000000" w:rsidR="00000000" w:rsidRPr="00000000">
        <w:rPr>
          <w:rFonts w:ascii="Times New Roman" w:cs="Times New Roman" w:eastAsia="Times New Roman" w:hAnsi="Times New Roman"/>
          <w:sz w:val="24"/>
          <w:szCs w:val="24"/>
          <w:rtl w:val="0"/>
        </w:rPr>
        <w:t xml:space="preserve"> pattern taxonomy comprising 10 classes: False Urgency, Scarcity, Social Proof, Misdirection, Confirm Shaming, Drip Pricing, Forced Action, Subscription Traps, Disguised Advertisements, and Interface Interference. We describe the process of building the dataset and how dark patterns affect the real world through the analysis of regulatory actions and court cases[10-15].</w:t>
      </w:r>
    </w:p>
    <w:p w:rsidR="00000000" w:rsidDel="00000000" w:rsidP="00000000" w:rsidRDefault="00000000" w:rsidRPr="00000000" w14:paraId="0000000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sectPr>
          <w:footerReference r:id="rId8" w:type="default"/>
          <w:type w:val="nextPage"/>
          <w:pgSz w:h="16834" w:w="11909" w:orient="portrait"/>
          <w:pgMar w:bottom="1440.0000000000002" w:top="1440.0000000000002" w:left="1440.0000000000002" w:right="1440.0000000000002" w:header="720" w:footer="720"/>
          <w:pgNumType w:start="1"/>
        </w:sectPr>
      </w:pPr>
      <w:bookmarkStart w:colFirst="0" w:colLast="0" w:name="_b08roydo4ru3" w:id="3"/>
      <w:bookmarkEnd w:id="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2. Motivation and Need</w:t>
      </w:r>
      <w:r w:rsidDel="00000000" w:rsidR="00000000" w:rsidRPr="00000000">
        <w:rPr>
          <w:rtl w:val="0"/>
        </w:rPr>
      </w:r>
    </w:p>
    <w:p w:rsidR="00000000" w:rsidDel="00000000" w:rsidP="00000000" w:rsidRDefault="00000000" w:rsidRPr="00000000" w14:paraId="0000000B">
      <w:pPr>
        <w:pStyle w:val="Heading2"/>
        <w:rPr>
          <w:sz w:val="28"/>
          <w:szCs w:val="28"/>
        </w:rPr>
      </w:pPr>
      <w:bookmarkStart w:colFirst="0" w:colLast="0" w:name="_6z4xq9vg7bff" w:id="4"/>
      <w:bookmarkEnd w:id="4"/>
      <w:r w:rsidDel="00000000" w:rsidR="00000000" w:rsidRPr="00000000">
        <w:rPr>
          <w:sz w:val="28"/>
          <w:szCs w:val="28"/>
          <w:rtl w:val="0"/>
        </w:rPr>
        <w:t xml:space="preserve">2. Motivation and Need</w:t>
      </w:r>
    </w:p>
    <w:p w:rsidR="00000000" w:rsidDel="00000000" w:rsidP="00000000" w:rsidRDefault="00000000" w:rsidRPr="00000000" w14:paraId="0000000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rapid growth of e-commerce platforms in the past decade has led to a shift in consumers' behaviour patterns during a transaction. eMarketer estimates that 33% of the global population are online buyers, with 904.6 million online shoppers in China and 288.45 million in the U.S[2]. This massive consumer base is a huge motivation for e-commerce platforms to adopt deceptive tactics, such as dark patterns. The problem is also gaining traction in developing countries such as India, with more than 270 million online shoppers in India[3].</w:t>
      </w:r>
    </w:p>
    <w:p w:rsidR="00000000" w:rsidDel="00000000" w:rsidP="00000000" w:rsidRDefault="00000000" w:rsidRPr="00000000" w14:paraId="0000000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Unlike the physical world, in the online world of dark patterns, the deceptive practices on digital platforms often involve adding manipulative features to their interface that directly or indirectly hinder the user's behaviour[1, 23]. That's why dark patterns are one of the emerging issues in the areas of consumer protection, privacy, and regulation[4, 8, 9]. This section explains why the issue needs to be addressed now, why the current research is insufficient, and why this study is needed now.</w:t>
      </w:r>
    </w:p>
    <w:p w:rsidR="00000000" w:rsidDel="00000000" w:rsidP="00000000" w:rsidRDefault="00000000" w:rsidRPr="00000000" w14:paraId="0000000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pStyle w:val="Heading3"/>
        <w:rPr/>
      </w:pPr>
      <w:bookmarkStart w:colFirst="0" w:colLast="0" w:name="_j1o8az7a5exg" w:id="5"/>
      <w:bookmarkEnd w:id="5"/>
      <w:r w:rsidDel="00000000" w:rsidR="00000000" w:rsidRPr="00000000">
        <w:rPr>
          <w:rtl w:val="0"/>
        </w:rPr>
        <w:t xml:space="preserve">2.1 Why Dark Patterns Demand Attention Now</w:t>
      </w:r>
    </w:p>
    <w:p w:rsidR="00000000" w:rsidDel="00000000" w:rsidP="00000000" w:rsidRDefault="00000000" w:rsidRPr="00000000" w14:paraId="0000001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growing attention to deceptive design has seen governments in several jurisdictions adopt or propose specific legislation, such as the Central Consumer Protection Authority (CCPA) Guidelines for Prevention and Regulation of Dark Patterns, 2023, in India, which officially identifies 13 types of dark patterns as unfair trade practices under the Consumer Protection Act, 2019[4]. This marks a shift from dark patterns being seen as a niche concern; they are now a legal matter.</w:t>
      </w:r>
    </w:p>
    <w:p w:rsidR="00000000" w:rsidDel="00000000" w:rsidP="00000000" w:rsidRDefault="00000000" w:rsidRPr="00000000" w14:paraId="0000001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Second, dark patterns are changing rapidly. The 2026 digital commercial landscape is different from that of 2018 or 2019, when many of the seminal research studies in this field were undertaken</w:t>
      </w:r>
      <w:commentRangeStart w:id="2"/>
      <w:commentRangeStart w:id="3"/>
      <w:r w:rsidDel="00000000" w:rsidR="00000000" w:rsidRPr="00000000">
        <w:rPr>
          <w:rFonts w:ascii="Times New Roman" w:cs="Times New Roman" w:eastAsia="Times New Roman" w:hAnsi="Times New Roman"/>
          <w:sz w:val="24"/>
          <w:szCs w:val="24"/>
          <w:rtl w:val="0"/>
        </w:rPr>
        <w:t xml:space="preserve">[1]</w:t>
      </w:r>
      <w:commentRangeEnd w:id="2"/>
      <w:r w:rsidDel="00000000" w:rsidR="00000000" w:rsidRPr="00000000">
        <w:commentReference w:id="2"/>
      </w:r>
      <w:commentRangeEnd w:id="3"/>
      <w:r w:rsidDel="00000000" w:rsidR="00000000" w:rsidRPr="00000000">
        <w:commentReference w:id="3"/>
      </w:r>
      <w:r w:rsidDel="00000000" w:rsidR="00000000" w:rsidRPr="00000000">
        <w:rPr>
          <w:rFonts w:ascii="Times New Roman" w:cs="Times New Roman" w:eastAsia="Times New Roman" w:hAnsi="Times New Roman"/>
          <w:sz w:val="24"/>
          <w:szCs w:val="24"/>
          <w:rtl w:val="0"/>
        </w:rPr>
        <w:t xml:space="preserve">. New types of platforms: fast delivery, subscription streaming, buy now, pay later, and machine learning-based personalisation have created new environments for deceptive practices to emerge. What were once rare practices have since become the norm. To some extent, any data set or taxonomy based on previous data would be descriptive of a world that no longer exists.</w:t>
      </w:r>
    </w:p>
    <w:p w:rsidR="00000000" w:rsidDel="00000000" w:rsidP="00000000" w:rsidRDefault="00000000" w:rsidRPr="00000000" w14:paraId="0000001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pStyle w:val="Heading3"/>
        <w:rPr/>
      </w:pPr>
      <w:bookmarkStart w:colFirst="0" w:colLast="0" w:name="_9d9pt2ryv4dg" w:id="6"/>
      <w:bookmarkEnd w:id="6"/>
      <w:r w:rsidDel="00000000" w:rsidR="00000000" w:rsidRPr="00000000">
        <w:rPr>
          <w:rtl w:val="0"/>
        </w:rPr>
        <w:t xml:space="preserve">2.2 Why Existing Research Is Not Enough</w:t>
      </w:r>
    </w:p>
    <w:p w:rsidR="00000000" w:rsidDel="00000000" w:rsidP="00000000" w:rsidRDefault="00000000" w:rsidRPr="00000000" w14:paraId="0000001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Research work on dark patterns has made some headway in the definition, classification, and documentation of deceptive designs, most prominently in the taxonomies by Brignull[6], Gray et al.[5], and Mathur et al.[1]. But there are several key shortcomings in dark pattern research that are evident when </w:t>
      </w:r>
      <w:r w:rsidDel="00000000" w:rsidR="00000000" w:rsidRPr="00000000">
        <w:rPr>
          <w:rFonts w:ascii="Times New Roman" w:cs="Times New Roman" w:eastAsia="Times New Roman" w:hAnsi="Times New Roman"/>
          <w:sz w:val="24"/>
          <w:szCs w:val="24"/>
          <w:rtl w:val="0"/>
        </w:rPr>
        <w:t xml:space="preserve">we take </w:t>
      </w:r>
      <w:r w:rsidDel="00000000" w:rsidR="00000000" w:rsidRPr="00000000">
        <w:rPr>
          <w:rFonts w:ascii="Times New Roman" w:cs="Times New Roman" w:eastAsia="Times New Roman" w:hAnsi="Times New Roman"/>
          <w:sz w:val="24"/>
          <w:szCs w:val="24"/>
          <w:rtl w:val="0"/>
        </w:rPr>
        <w:t xml:space="preserve">the transition from documenting dark patterns to detecting them automatically.</w:t>
      </w:r>
    </w:p>
    <w:p w:rsidR="00000000" w:rsidDel="00000000" w:rsidP="00000000" w:rsidRDefault="00000000" w:rsidRPr="00000000" w14:paraId="0000001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This leaves us with several avenues for future research. Existing data set building has understandably preferred larger data sets in order to build large corpora that have been important for macro analysis[1]. This research, in contrast, favours manual verification over scale to yield a subset of high-precision labels that can be used as training data for NLP classifiers.</w:t>
      </w:r>
    </w:p>
    <w:p w:rsidR="00000000" w:rsidDel="00000000" w:rsidP="00000000" w:rsidRDefault="00000000" w:rsidRPr="00000000" w14:paraId="0000001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Previous empirical studies have mainly focused on the North American and European markets; the Indian online market, now the largest in the world in terms of users, operating in a new regulatory environment with dark pattern laws, is a significant and understudied context. This study serves to fill this gap by providing a set of websites from predominantly Indian e-commerce websites, complemented with websites from Australia, Europe, the US and more.</w:t>
      </w:r>
    </w:p>
    <w:p w:rsidR="00000000" w:rsidDel="00000000" w:rsidP="00000000" w:rsidRDefault="00000000" w:rsidRPr="00000000" w14:paraId="0000001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Previous studies have added much to the literature with visual and structural analyses of dark patterns. This research is particularly focused on text-extractable patterns - what words are used to create urgency, social proof, or push back on a refusal; </w:t>
      </w:r>
      <w:commentRangeStart w:id="4"/>
      <w:commentRangeStart w:id="5"/>
      <w:r w:rsidDel="00000000" w:rsidR="00000000" w:rsidRPr="00000000">
        <w:rPr>
          <w:rFonts w:ascii="Times New Roman" w:cs="Times New Roman" w:eastAsia="Times New Roman" w:hAnsi="Times New Roman"/>
          <w:sz w:val="24"/>
          <w:szCs w:val="24"/>
          <w:rtl w:val="0"/>
        </w:rPr>
        <w:t xml:space="preserve">but the database also includes the image links that were collected, and these are available for further study in the area.</w:t>
      </w:r>
      <w:commentRangeEnd w:id="4"/>
      <w:r w:rsidDel="00000000" w:rsidR="00000000" w:rsidRPr="00000000">
        <w:commentReference w:id="4"/>
      </w:r>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01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pStyle w:val="Heading3"/>
        <w:rPr/>
      </w:pPr>
      <w:bookmarkStart w:colFirst="0" w:colLast="0" w:name="_aiv4qhqwp4uf" w:id="7"/>
      <w:bookmarkEnd w:id="7"/>
      <w:r w:rsidDel="00000000" w:rsidR="00000000" w:rsidRPr="00000000">
        <w:rPr>
          <w:rtl w:val="0"/>
        </w:rPr>
        <w:t xml:space="preserve">2.3 Why This Study is Needed Now</w:t>
      </w:r>
    </w:p>
    <w:p w:rsidR="00000000" w:rsidDel="00000000" w:rsidP="00000000" w:rsidRDefault="00000000" w:rsidRPr="00000000" w14:paraId="0000001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This study is motivated by a simple yet profound point: the major obstacle in dark pattern research is not a lack of ideas, but a lack of quality data. In particular, we need a labeled dataset that is current, structurally varied, and carefully annotated to be directly applied to NLP-based dark pattern detection.</w:t>
      </w:r>
    </w:p>
    <w:p w:rsidR="00000000" w:rsidDel="00000000" w:rsidP="00000000" w:rsidRDefault="00000000" w:rsidRPr="00000000" w14:paraId="0000001C">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dataset we created for the current project was from 744 websites that were scraped over the course of this research. We concentrated primarily on India's e-commerce sector, given that this space is directly impacted by the 2023 CCPA Guidelines[4], but we also covered websites from Australia, Europe, the US, and elsewhere.</w:t>
      </w:r>
    </w:p>
    <w:p w:rsidR="00000000" w:rsidDel="00000000" w:rsidP="00000000" w:rsidRDefault="00000000" w:rsidRPr="00000000" w14:paraId="0000001D">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this research, we deliberately chose a purely textual detection approach. Restricting the focus to phrases that can be extracted from the text of websites makes the detection problem more manageable, repeatable, and easier to implement in automatic NLP classification.</w:t>
      </w:r>
    </w:p>
    <w:p w:rsidR="00000000" w:rsidDel="00000000" w:rsidP="00000000" w:rsidRDefault="00000000" w:rsidRPr="00000000" w14:paraId="0000001E">
      <w:pPr>
        <w:ind w:firstLine="720"/>
        <w:jc w:val="both"/>
        <w:rPr>
          <w:rFonts w:ascii="Times New Roman" w:cs="Times New Roman" w:eastAsia="Times New Roman" w:hAnsi="Times New Roman"/>
          <w:sz w:val="24"/>
          <w:szCs w:val="24"/>
        </w:rPr>
        <w:sectPr>
          <w:footerReference r:id="rId9" w:type="default"/>
          <w:type w:val="nextPage"/>
          <w:pgSz w:h="16834" w:w="11909" w:orient="portrait"/>
          <w:pgMar w:bottom="1440.0000000000002" w:top="1440.0000000000002" w:left="1440.0000000000002" w:right="1440.0000000000002" w:header="720" w:footer="720"/>
          <w:pgNumType w:start="1"/>
        </w:sectPr>
      </w:pPr>
      <w:r w:rsidDel="00000000" w:rsidR="00000000" w:rsidRPr="00000000">
        <w:rPr>
          <w:rFonts w:ascii="Times New Roman" w:cs="Times New Roman" w:eastAsia="Times New Roman" w:hAnsi="Times New Roman"/>
          <w:sz w:val="24"/>
          <w:szCs w:val="24"/>
          <w:rtl w:val="0"/>
        </w:rPr>
        <w:t xml:space="preserve">Finally, this work is motivated by a genuine concern for society. Dark patterns affect everyday consumers, often those who are unaware of their use[10-15]. Creating the tools to systematically identify these practices, report on them, and ultimately help enforce them is something with immediate relevance to society. This societal perspective has not only influenced our research questions but also our meticulous dataset creation and validation.</w:t>
      </w:r>
    </w:p>
    <w:p w:rsidR="00000000" w:rsidDel="00000000" w:rsidP="00000000" w:rsidRDefault="00000000" w:rsidRPr="00000000" w14:paraId="0000001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sectPr>
          <w:footerReference r:id="rId10" w:type="default"/>
          <w:type w:val="nextPage"/>
          <w:pgSz w:h="16834" w:w="11909" w:orient="portrait"/>
          <w:pgMar w:bottom="1440.0000000000002" w:top="1440.0000000000002" w:left="1440.0000000000002" w:right="1440.0000000000002" w:header="720" w:footer="720"/>
          <w:pgNumType w:start="1"/>
        </w:sectPr>
      </w:pPr>
      <w:bookmarkStart w:colFirst="0" w:colLast="0" w:name="_k40cm6f227cx" w:id="8"/>
      <w:bookmarkEnd w:id="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3. Impact of Dark Patterns</w:t>
      </w:r>
      <w:r w:rsidDel="00000000" w:rsidR="00000000" w:rsidRPr="00000000">
        <w:rPr>
          <w:rtl w:val="0"/>
        </w:rPr>
      </w:r>
    </w:p>
    <w:p w:rsidR="00000000" w:rsidDel="00000000" w:rsidP="00000000" w:rsidRDefault="00000000" w:rsidRPr="00000000" w14:paraId="00000020">
      <w:pPr>
        <w:pStyle w:val="Heading2"/>
        <w:spacing w:after="120" w:before="360" w:lineRule="auto"/>
        <w:rPr>
          <w:rFonts w:ascii="Arial" w:cs="Arial" w:eastAsia="Arial" w:hAnsi="Arial"/>
          <w:b w:val="0"/>
          <w:bCs w:val="0"/>
          <w:sz w:val="32"/>
          <w:szCs w:val="32"/>
        </w:rPr>
      </w:pPr>
      <w:bookmarkStart w:colFirst="0" w:colLast="0" w:name="_yh0anitzlwhp" w:id="9"/>
      <w:bookmarkEnd w:id="9"/>
      <w:r w:rsidDel="00000000" w:rsidR="00000000" w:rsidRPr="00000000">
        <w:rPr>
          <w:sz w:val="28"/>
          <w:szCs w:val="28"/>
          <w:rtl w:val="0"/>
        </w:rPr>
        <w:t xml:space="preserve">3. Impact of Dark Pattern</w:t>
      </w:r>
      <w:r w:rsidDel="00000000" w:rsidR="00000000" w:rsidRPr="00000000">
        <w:rPr>
          <w:rtl w:val="0"/>
        </w:rPr>
      </w:r>
    </w:p>
    <w:p w:rsidR="00000000" w:rsidDel="00000000" w:rsidP="00000000" w:rsidRDefault="00000000" w:rsidRPr="00000000" w14:paraId="00000021">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harms of dark patterns are tangible, documented, increasingly subject to regulatory and litigation action in multiple countries and jurisdictions, and they impact user autonomy and decision-making processes[22, 23]. This section provides evidence of these harms from academic research, civil society reports, regulatory actions, and empirical studies on the financial, psychological, and privacy harms to consumers, including disproportionate impacts on vulnerable populations, and impacts on competition and consumer trust[10-15].</w:t>
      </w:r>
    </w:p>
    <w:p w:rsidR="00000000" w:rsidDel="00000000" w:rsidP="00000000" w:rsidRDefault="00000000" w:rsidRPr="00000000" w14:paraId="0000002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jc w:val="both"/>
        <w:rPr>
          <w:rFonts w:ascii="Times New Roman" w:cs="Times New Roman" w:eastAsia="Times New Roman" w:hAnsi="Times New Roman"/>
          <w:b w:val="1"/>
          <w:bCs w:val="1"/>
          <w:i w:val="1"/>
          <w:iCs w:val="1"/>
        </w:rPr>
      </w:pPr>
      <w:commentRangeStart w:id="6"/>
      <w:r w:rsidDel="00000000" w:rsidR="00000000" w:rsidRPr="00000000">
        <w:rPr>
          <w:rFonts w:ascii="Times New Roman" w:cs="Times New Roman" w:eastAsia="Times New Roman" w:hAnsi="Times New Roman"/>
          <w:b w:val="1"/>
          <w:bCs w:val="1"/>
          <w:i w:val="1"/>
          <w:iCs w:val="1"/>
          <w:rtl w:val="0"/>
        </w:rPr>
        <w:t xml:space="preserve">Table 2</w:t>
      </w:r>
      <w:commentRangeEnd w:id="6"/>
      <w:r w:rsidDel="00000000" w:rsidR="00000000" w:rsidRPr="00000000">
        <w:commentReference w:id="6"/>
      </w:r>
      <w:r w:rsidDel="00000000" w:rsidR="00000000" w:rsidRPr="00000000">
        <w:rPr>
          <w:rFonts w:ascii="Times New Roman" w:cs="Times New Roman" w:eastAsia="Times New Roman" w:hAnsi="Times New Roman"/>
          <w:b w:val="1"/>
          <w:bCs w:val="1"/>
          <w:i w:val="1"/>
          <w:iCs w:val="1"/>
          <w:rtl w:val="0"/>
        </w:rPr>
        <w:t xml:space="preserve">: Selected Empirical Findings on Dark Pattern Prevalence and Impact</w:t>
      </w:r>
    </w:p>
    <w:tbl>
      <w:tblPr>
        <w:tblStyle w:val="Table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70"/>
        <w:gridCol w:w="7530"/>
        <w:tblGridChange w:id="0">
          <w:tblGrid>
            <w:gridCol w:w="1470"/>
            <w:gridCol w:w="7530"/>
          </w:tblGrid>
        </w:tblGridChange>
      </w:tblGrid>
      <w:tr>
        <w:trPr>
          <w:cantSplit w:val="0"/>
          <w:tblHeader w:val="0"/>
        </w:trPr>
        <w:tc>
          <w:tcPr>
            <w:shd w:fill="efefef" w:val="clear"/>
          </w:tcPr>
          <w:p w:rsidR="00000000" w:rsidDel="00000000" w:rsidP="00000000" w:rsidRDefault="00000000" w:rsidRPr="00000000" w14:paraId="00000024">
            <w:pPr>
              <w:widowControl w:val="0"/>
              <w:spacing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Finding</w:t>
            </w:r>
          </w:p>
        </w:tc>
        <w:tc>
          <w:tcPr>
            <w:shd w:fill="efefef" w:val="clear"/>
          </w:tcPr>
          <w:p w:rsidR="00000000" w:rsidDel="00000000" w:rsidP="00000000" w:rsidRDefault="00000000" w:rsidRPr="00000000" w14:paraId="00000025">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Source</w:t>
            </w:r>
          </w:p>
        </w:tc>
      </w:tr>
      <w:tr>
        <w:trPr>
          <w:cantSplit w:val="0"/>
          <w:tblHeader w:val="0"/>
        </w:trPr>
        <w:tc>
          <w:tcPr>
            <w:vAlign w:val="center"/>
          </w:tcPr>
          <w:p w:rsidR="00000000" w:rsidDel="00000000" w:rsidP="00000000" w:rsidRDefault="00000000" w:rsidRPr="00000000" w14:paraId="00000026">
            <w:pPr>
              <w:widowControl w:val="0"/>
              <w:spacing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75.70%</w:t>
            </w:r>
          </w:p>
        </w:tc>
        <w:tc>
          <w:tcPr>
            <w:vAlign w:val="center"/>
          </w:tcPr>
          <w:p w:rsidR="00000000" w:rsidDel="00000000" w:rsidP="00000000" w:rsidRDefault="00000000" w:rsidRPr="00000000" w14:paraId="00000027">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of 642 subscription websites and apps globally used at least one dark pattern [9]</w:t>
            </w:r>
          </w:p>
        </w:tc>
      </w:tr>
      <w:tr>
        <w:trPr>
          <w:cantSplit w:val="0"/>
          <w:tblHeader w:val="0"/>
        </w:trPr>
        <w:tc>
          <w:tcPr>
            <w:vAlign w:val="center"/>
          </w:tcPr>
          <w:p w:rsidR="00000000" w:rsidDel="00000000" w:rsidP="00000000" w:rsidRDefault="00000000" w:rsidRPr="00000000" w14:paraId="00000028">
            <w:pPr>
              <w:widowControl w:val="0"/>
              <w:spacing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97%</w:t>
            </w:r>
          </w:p>
        </w:tc>
        <w:tc>
          <w:tcPr>
            <w:vAlign w:val="center"/>
          </w:tcPr>
          <w:p w:rsidR="00000000" w:rsidDel="00000000" w:rsidP="00000000" w:rsidRDefault="00000000" w:rsidRPr="00000000" w14:paraId="00000029">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of EU e-commerce websites were found to contain at least one dark pattern [8]</w:t>
            </w:r>
          </w:p>
        </w:tc>
      </w:tr>
      <w:tr>
        <w:trPr>
          <w:cantSplit w:val="0"/>
          <w:tblHeader w:val="0"/>
        </w:trPr>
        <w:tc>
          <w:tcPr>
            <w:vAlign w:val="center"/>
          </w:tcPr>
          <w:p w:rsidR="00000000" w:rsidDel="00000000" w:rsidP="00000000" w:rsidRDefault="00000000" w:rsidRPr="00000000" w14:paraId="0000002A">
            <w:pPr>
              <w:widowControl w:val="0"/>
              <w:spacing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52 of 53</w:t>
            </w:r>
          </w:p>
        </w:tc>
        <w:tc>
          <w:tcPr>
            <w:vAlign w:val="center"/>
          </w:tcPr>
          <w:p w:rsidR="00000000" w:rsidDel="00000000" w:rsidP="00000000" w:rsidRDefault="00000000" w:rsidRPr="00000000" w14:paraId="0000002B">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top Indian apps used dark patterns across 12,000 screens [7]</w:t>
            </w:r>
          </w:p>
        </w:tc>
      </w:tr>
      <w:tr>
        <w:trPr>
          <w:cantSplit w:val="0"/>
          <w:tblHeader w:val="0"/>
        </w:trPr>
        <w:tc>
          <w:tcPr>
            <w:vAlign w:val="center"/>
          </w:tcPr>
          <w:p w:rsidR="00000000" w:rsidDel="00000000" w:rsidP="00000000" w:rsidRDefault="00000000" w:rsidRPr="00000000" w14:paraId="0000002C">
            <w:pPr>
              <w:widowControl w:val="0"/>
              <w:spacing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79%</w:t>
            </w:r>
          </w:p>
        </w:tc>
        <w:tc>
          <w:tcPr>
            <w:vAlign w:val="center"/>
          </w:tcPr>
          <w:p w:rsidR="00000000" w:rsidDel="00000000" w:rsidP="00000000" w:rsidRDefault="00000000" w:rsidRPr="00000000" w14:paraId="0000002D">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of top Indian apps used privacy deception [7]</w:t>
            </w:r>
          </w:p>
        </w:tc>
      </w:tr>
      <w:tr>
        <w:trPr>
          <w:cantSplit w:val="0"/>
          <w:tblHeader w:val="0"/>
        </w:trPr>
        <w:tc>
          <w:tcPr>
            <w:vAlign w:val="center"/>
          </w:tcPr>
          <w:p w:rsidR="00000000" w:rsidDel="00000000" w:rsidP="00000000" w:rsidRDefault="00000000" w:rsidRPr="00000000" w14:paraId="0000002E">
            <w:pPr>
              <w:widowControl w:val="0"/>
              <w:spacing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$245M</w:t>
            </w:r>
          </w:p>
        </w:tc>
        <w:tc>
          <w:tcPr>
            <w:vAlign w:val="center"/>
          </w:tcPr>
          <w:p w:rsidR="00000000" w:rsidDel="00000000" w:rsidP="00000000" w:rsidRDefault="00000000" w:rsidRPr="00000000" w14:paraId="0000002F">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Fine paid by Epic Games (Fortnite) for dark pattern manipulation of children [10]</w:t>
            </w:r>
          </w:p>
        </w:tc>
      </w:tr>
      <w:tr>
        <w:trPr>
          <w:cantSplit w:val="0"/>
          <w:tblHeader w:val="0"/>
        </w:trPr>
        <w:tc>
          <w:tcPr>
            <w:vAlign w:val="center"/>
          </w:tcPr>
          <w:p w:rsidR="00000000" w:rsidDel="00000000" w:rsidP="00000000" w:rsidRDefault="00000000" w:rsidRPr="00000000" w14:paraId="00000030">
            <w:pPr>
              <w:widowControl w:val="0"/>
              <w:spacing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€345M</w:t>
            </w:r>
          </w:p>
        </w:tc>
        <w:tc>
          <w:tcPr>
            <w:vAlign w:val="center"/>
          </w:tcPr>
          <w:p w:rsidR="00000000" w:rsidDel="00000000" w:rsidP="00000000" w:rsidRDefault="00000000" w:rsidRPr="00000000" w14:paraId="00000031">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fine imposed on TikTok for dark patterns targeting children's privacy [11]</w:t>
            </w:r>
          </w:p>
        </w:tc>
      </w:tr>
      <w:tr>
        <w:trPr>
          <w:cantSplit w:val="0"/>
          <w:tblHeader w:val="0"/>
        </w:trPr>
        <w:tc>
          <w:tcPr>
            <w:vAlign w:val="center"/>
          </w:tcPr>
          <w:p w:rsidR="00000000" w:rsidDel="00000000" w:rsidP="00000000" w:rsidRDefault="00000000" w:rsidRPr="00000000" w14:paraId="00000032">
            <w:pPr>
              <w:widowControl w:val="0"/>
              <w:spacing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81%</w:t>
            </w:r>
          </w:p>
        </w:tc>
        <w:tc>
          <w:tcPr>
            <w:vAlign w:val="center"/>
          </w:tcPr>
          <w:p w:rsidR="00000000" w:rsidDel="00000000" w:rsidP="00000000" w:rsidRDefault="00000000" w:rsidRPr="00000000" w14:paraId="00000033">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of subscription websites studied could not turn off auto-renewal [9]</w:t>
            </w:r>
          </w:p>
        </w:tc>
      </w:tr>
    </w:tbl>
    <w:p w:rsidR="00000000" w:rsidDel="00000000" w:rsidP="00000000" w:rsidRDefault="00000000" w:rsidRPr="00000000" w14:paraId="0000003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pStyle w:val="Heading3"/>
        <w:rPr/>
      </w:pPr>
      <w:bookmarkStart w:colFirst="0" w:colLast="0" w:name="_c8tlosq9vwmq" w:id="10"/>
      <w:bookmarkEnd w:id="10"/>
      <w:r w:rsidDel="00000000" w:rsidR="00000000" w:rsidRPr="00000000">
        <w:rPr>
          <w:rtl w:val="0"/>
        </w:rPr>
        <w:t xml:space="preserve">3.1 Prevalence: How Widespread Are Dark Patterns?</w:t>
      </w:r>
    </w:p>
    <w:p w:rsidR="00000000" w:rsidDel="00000000" w:rsidP="00000000" w:rsidRDefault="00000000" w:rsidRPr="00000000" w14:paraId="00000036">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number of dark patterns in the digital economy is large. In 2024, the International Consumer Protection and Enforcement Network (ICPEN), the FTC, and the Global Privacy Enforcement Network (GPEN) conducted an international sweep of 642 websites and apps providing subscription services across several languages and countries. It found 75.7% of these platforms deployed at least one dark pattern and 66.8% deployed two or more[9]. The most prevalent techniques were sneaking, such as the absence of an option to disable auto-renewal (81% of platforms), and interference, such as pre-checked higher-price options (38.3% of platforms).</w:t>
      </w:r>
    </w:p>
    <w:p w:rsidR="00000000" w:rsidDel="00000000" w:rsidP="00000000" w:rsidRDefault="00000000" w:rsidRPr="00000000" w14:paraId="00000037">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the very basic level, Mathur et al. (2019), in a baseline study at Princeton University, reported 1,818 instances of dark patterns across some 11,000 shopping websites and showed that there were 22 third-party commercial services dedicated to making dark patterns available as a product that any website could buy and implement[1].</w:t>
      </w:r>
    </w:p>
    <w:p w:rsidR="00000000" w:rsidDel="00000000" w:rsidP="00000000" w:rsidRDefault="00000000" w:rsidRPr="00000000" w14:paraId="00000038">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recent study on 53 apps across 9 industries, such as cab booking,  delivery and logistics, e-commerce, streaming services, fintech, etc., done by the Advertising Standards Council of India (ASCI) and Parallel, a product design studio in India, revealed that 52 of the 53 apps showed at least 1 deceptive pattern. Deceptive patterns like time-based pressure, basket sneaking, confirmation shaming, difficulty in account deletion, etc., were found across industries. The most prevalent deceptive patterns were found in the Purchasing, Subscribing, and Booking flows. These 53 apps have been downloaded more than 21 billion times, which provides us with an idea of the extent to which Indians are exposed to dark patterns[7]. </w:t>
      </w:r>
    </w:p>
    <w:p w:rsidR="00000000" w:rsidDel="00000000" w:rsidP="00000000" w:rsidRDefault="00000000" w:rsidRPr="00000000" w14:paraId="00000039">
      <w:pP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pStyle w:val="Heading3"/>
        <w:rPr/>
      </w:pPr>
      <w:bookmarkStart w:colFirst="0" w:colLast="0" w:name="_t1t4zn5u7hcr" w:id="11"/>
      <w:bookmarkEnd w:id="11"/>
      <w:r w:rsidDel="00000000" w:rsidR="00000000" w:rsidRPr="00000000">
        <w:rPr>
          <w:rtl w:val="0"/>
        </w:rPr>
        <w:t xml:space="preserve">3.2 Financial Impact </w:t>
      </w:r>
    </w:p>
    <w:p w:rsidR="00000000" w:rsidDel="00000000" w:rsidP="00000000" w:rsidRDefault="00000000" w:rsidRPr="00000000" w14:paraId="0000003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financial harms of dark patterns are the most tangible of the impacts; after all, the use of dark patterns is ultimately to benefit the financial bottom line of the company and has received the most regulatory attention worldwide. The financial impact of dark patterns is connected with their capacity to affect consumer choices through tricks in the user interface[22].</w:t>
      </w:r>
    </w:p>
    <w:p w:rsidR="00000000" w:rsidDel="00000000" w:rsidP="00000000" w:rsidRDefault="00000000" w:rsidRPr="00000000" w14:paraId="0000003C">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March 2023, the U.S. Federal Trade Commission (FTC) announced an enforcement action in which Epic Games had been ordered to pay $245 million, the largest refund in FTC gaming history, after it was found that the company behind Fortnite used dark patterns to mislead gamers, including children, into making unintentional in-game purchases. The complaint alleged that confusing button placement led to unexpected charges and an unconsented subscription[10].</w:t>
      </w:r>
    </w:p>
    <w:p w:rsidR="00000000" w:rsidDel="00000000" w:rsidP="00000000" w:rsidRDefault="00000000" w:rsidRPr="00000000" w14:paraId="0000003D">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June 2023, the FTC filed a complaint against Amazon for employing dark patterns to increase subscriptions for its Amazon Prime service and making canceling these subscriptions particularly difficult. The company was found to have employed dark pattern strategies such as interference, basket sneaking, confirmed shaming, forced action, and obstruction on its website to increase the number of subscriptions without the customers' express consent[12].</w:t>
      </w:r>
    </w:p>
    <w:p w:rsidR="00000000" w:rsidDel="00000000" w:rsidP="00000000" w:rsidRDefault="00000000" w:rsidRPr="00000000" w14:paraId="0000003E">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2025, the Central Consumer Protection Authority (CCPA) fined FirstCry for deceptive pricing practices on its online retail site. The company was found to have engaged in misleading discount and price comparisons and claims that overstated the amount of savings available. The CCPA levied a fine under the Consumer Protection Act, 2019, finding that this behaviour was deceptive advertising, unfair trade practice, and may lead to financial loss for consumers by deceptively influencing their purchase decisions[13].</w:t>
      </w:r>
    </w:p>
    <w:p w:rsidR="00000000" w:rsidDel="00000000" w:rsidP="00000000" w:rsidRDefault="00000000" w:rsidRPr="00000000" w14:paraId="0000003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0">
      <w:pPr>
        <w:pStyle w:val="Heading3"/>
        <w:rPr/>
      </w:pPr>
      <w:bookmarkStart w:colFirst="0" w:colLast="0" w:name="_d9yl58n1tczm" w:id="12"/>
      <w:bookmarkEnd w:id="12"/>
      <w:r w:rsidDel="00000000" w:rsidR="00000000" w:rsidRPr="00000000">
        <w:rPr>
          <w:rtl w:val="0"/>
        </w:rPr>
        <w:t xml:space="preserve">3.3 Privacy Impact</w:t>
      </w:r>
    </w:p>
    <w:p w:rsidR="00000000" w:rsidDel="00000000" w:rsidP="00000000" w:rsidRDefault="00000000" w:rsidRPr="00000000" w14:paraId="0000004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Privacy impact is the most common dark pattern impact in India. In 79% of the top Indian apps surveyed, the ASCI Academy 2024 report found privacy deception, meaning most top Indian apps are tricking users into giving away more data than they would like to, using tactics such as public-by-default accounts, hidden opt-out options, and pre-ticked data-sharing consents [7, 23].</w:t>
      </w:r>
    </w:p>
    <w:p w:rsidR="00000000" w:rsidDel="00000000" w:rsidP="00000000" w:rsidRDefault="00000000" w:rsidRPr="00000000" w14:paraId="0000004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largest regulatory involvement with dark patterns and privacy is Ireland's Data Protection Commission (DPC) levying a €345 million fine against TikTok in September 2023. TikTok defaulted child users' accounts to public, used dark patterns in pop-up notifications that encouraged child users to take privacy-invading settings, and did not offer clear and neutral privacy choices[11]. The European Data Protection Board (EDPB) made a binding decision resulting in the fine[11].</w:t>
      </w:r>
    </w:p>
    <w:p w:rsidR="00000000" w:rsidDel="00000000" w:rsidP="00000000" w:rsidRDefault="00000000" w:rsidRPr="00000000" w14:paraId="0000004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GPEN part of the 2024 global sweep carried out by 26 privacy regulators found that almost 40% of websites made it difficult for users to make privacy decisions, and a third of websites encouraged them to reconsider leaving the website. The results reveal that dark patterns that manipulate privacy are a global issue and fall under both consumer protection and data privacy regulation[9].</w:t>
      </w:r>
    </w:p>
    <w:p w:rsidR="00000000" w:rsidDel="00000000" w:rsidP="00000000" w:rsidRDefault="00000000" w:rsidRPr="00000000" w14:paraId="0000004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5">
      <w:pPr>
        <w:pStyle w:val="Heading3"/>
        <w:rPr/>
      </w:pPr>
      <w:bookmarkStart w:colFirst="0" w:colLast="0" w:name="_c757fwhekwr0" w:id="13"/>
      <w:bookmarkEnd w:id="13"/>
      <w:r w:rsidDel="00000000" w:rsidR="00000000" w:rsidRPr="00000000">
        <w:rPr>
          <w:rtl w:val="0"/>
        </w:rPr>
        <w:t xml:space="preserve">3.4 Impact on Consumer Trust</w:t>
      </w:r>
    </w:p>
    <w:p w:rsidR="00000000" w:rsidDel="00000000" w:rsidP="00000000" w:rsidRDefault="00000000" w:rsidRPr="00000000" w14:paraId="0000004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Dark patterns not only negatively impact consumers' pockets but also their psychology. Once a consumer's trust is lost with a platform because of misleading and deceptive practices, it is hard to regain. In the case Jatin Bansal v. M/S Amazon Reseller Services Pvt. Ltd., the Commission found Amazon had shown a fake product under the search results for the exclusive brand "Marc Jacobs," resulting in a complainant purchasing an unintended product of the local brand "MARC" for ₹279.30. The Commission ruled in favour of Amazon engaging in a Disguised Advertisement dark pattern and compensated[14].</w:t>
      </w:r>
    </w:p>
    <w:p w:rsidR="00000000" w:rsidDel="00000000" w:rsidP="00000000" w:rsidRDefault="00000000" w:rsidRPr="00000000" w14:paraId="0000004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CCPA ruled that IndiGo had used dark patterns like confirmation shaming and confusing seat selection processes. Users who rejected add-ons were presented with the message "No, I will take the risk", using scare tactics or caution. IndiGo hid the option to skip paid seat selection to encourage users to opt for paid seats. In response to CCPA's notice, IndiGo replaced the confirm shaming message with the non-offensive "No, I will not add to the trip" and added the disclaimer "You can skip preferred seat selection and complete your booking. IndiGo will auto-assign a seat before your travel[15]."</w:t>
      </w:r>
    </w:p>
    <w:p w:rsidR="00000000" w:rsidDel="00000000" w:rsidP="00000000" w:rsidRDefault="00000000" w:rsidRPr="00000000" w14:paraId="0000004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Competition-wise, dark patterns are unfair. The UK Competition and Markets Authority (CMA) concluded that nudgey design tricks consumers into making choices they would not have otherwise made, thus subsidising deceptive business models at the expense of those that compete with high-quality products and ethical design. This distortion of the market means that dark patterns not only harm consumers but also legitimate businesses that avoid them [16].</w:t>
      </w:r>
    </w:p>
    <w:p w:rsidR="00000000" w:rsidDel="00000000" w:rsidP="00000000" w:rsidRDefault="00000000" w:rsidRPr="00000000" w14:paraId="00000049">
      <w:pPr>
        <w:jc w:val="both"/>
        <w:rPr>
          <w:rFonts w:ascii="Times New Roman" w:cs="Times New Roman" w:eastAsia="Times New Roman" w:hAnsi="Times New Roman"/>
          <w:sz w:val="24"/>
          <w:szCs w:val="24"/>
        </w:rPr>
        <w:sectPr>
          <w:footerReference r:id="rId11" w:type="default"/>
          <w:type w:val="nextPage"/>
          <w:pgSz w:h="16834" w:w="11909" w:orient="portrait"/>
          <w:pgMar w:bottom="1440.0000000000002" w:top="1440.0000000000002" w:left="1440.0000000000002" w:right="1440.0000000000002" w:header="720" w:footer="720"/>
          <w:pgNumType w:start="1"/>
        </w:sectPr>
      </w:pPr>
      <w:r w:rsidDel="00000000" w:rsidR="00000000" w:rsidRPr="00000000">
        <w:rPr>
          <w:rFonts w:ascii="Times New Roman" w:cs="Times New Roman" w:eastAsia="Times New Roman" w:hAnsi="Times New Roman"/>
          <w:sz w:val="24"/>
          <w:szCs w:val="24"/>
          <w:rtl w:val="0"/>
        </w:rPr>
        <w:tab/>
        <w:t xml:space="preserve">The combination of financial, privacy, and market distortions demonstrates that dark patterns are not isolated instances of commercial excess but a systemic issue. From the evidence presented in this section, we can see that there is a need for tools to automatically detect dark patterns and that we need to collect a robust, modern dataset of dark pattern examples to build such tools.</w:t>
      </w:r>
    </w:p>
    <w:p w:rsidR="00000000" w:rsidDel="00000000" w:rsidP="00000000" w:rsidRDefault="00000000" w:rsidRPr="00000000" w14:paraId="0000004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sectPr>
          <w:footerReference r:id="rId12" w:type="default"/>
          <w:type w:val="nextPage"/>
          <w:pgSz w:h="16834" w:w="11909" w:orient="portrait"/>
          <w:pgMar w:bottom="1440.0000000000002" w:top="1440.0000000000002" w:left="1440.0000000000002" w:right="1440.0000000000002" w:header="720" w:footer="720"/>
          <w:pgNumType w:start="1"/>
        </w:sectPr>
      </w:pPr>
      <w:bookmarkStart w:colFirst="0" w:colLast="0" w:name="_dyhc67q4x8cm" w:id="14"/>
      <w:bookmarkEnd w:id="1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4. Taxonomy of dark patterns</w:t>
      </w:r>
      <w:r w:rsidDel="00000000" w:rsidR="00000000" w:rsidRPr="00000000">
        <w:rPr>
          <w:rtl w:val="0"/>
        </w:rPr>
      </w:r>
    </w:p>
    <w:p w:rsidR="00000000" w:rsidDel="00000000" w:rsidP="00000000" w:rsidRDefault="00000000" w:rsidRPr="00000000" w14:paraId="0000004B">
      <w:pPr>
        <w:pStyle w:val="Heading2"/>
        <w:rPr>
          <w:sz w:val="28"/>
          <w:szCs w:val="28"/>
        </w:rPr>
      </w:pPr>
      <w:bookmarkStart w:colFirst="0" w:colLast="0" w:name="_vsruxjw26ilw" w:id="15"/>
      <w:bookmarkEnd w:id="15"/>
      <w:r w:rsidDel="00000000" w:rsidR="00000000" w:rsidRPr="00000000">
        <w:rPr>
          <w:sz w:val="28"/>
          <w:szCs w:val="28"/>
          <w:rtl w:val="0"/>
        </w:rPr>
        <w:t xml:space="preserve">4. Taxonomy of dark patterns</w:t>
      </w:r>
    </w:p>
    <w:p w:rsidR="00000000" w:rsidDel="00000000" w:rsidP="00000000" w:rsidRDefault="00000000" w:rsidRPr="00000000" w14:paraId="0000004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Dark patterns were first defined and classified by UX researcher Harry Brignull in 2010[6]. These were confirmed and extended in later research publications such as those by Mathur et al.[1] and Gray et al.[5]. This area has expanded considerably. We have used a combination of categorisation of the website content and existing dark-pattern literature to identify 10 dark-pattern types.</w:t>
      </w:r>
    </w:p>
    <w:p w:rsidR="00000000" w:rsidDel="00000000" w:rsidP="00000000" w:rsidRDefault="00000000" w:rsidRPr="00000000" w14:paraId="0000004E">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F">
      <w:pPr>
        <w:pStyle w:val="Heading3"/>
        <w:rPr/>
      </w:pPr>
      <w:bookmarkStart w:colFirst="0" w:colLast="0" w:name="_fxii9dxn8hb2" w:id="16"/>
      <w:bookmarkEnd w:id="16"/>
      <w:r w:rsidDel="00000000" w:rsidR="00000000" w:rsidRPr="00000000">
        <w:rPr>
          <w:rtl w:val="0"/>
        </w:rPr>
        <w:t xml:space="preserve">4.1 False Urgency</w:t>
      </w:r>
    </w:p>
    <w:p w:rsidR="00000000" w:rsidDel="00000000" w:rsidP="00000000" w:rsidRDefault="00000000" w:rsidRPr="00000000" w14:paraId="00000050">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Creating false urgency is one of the most prevalent and noticeable dark patterns on e-commerce sites. It is the creation of a sense of urgency by time-based manipulation that triggers impulsive purchase behaviours. Usually, websites have countdown clocks or limited time offers to create a perception of urgency. We found that examples of scarcity patterns include: "Sale ends: [X]", "TODAY ONLY FREE SHIPPING SITEWIDE", "Deals end in [X]", "Flash Sale: [X] hours only", and "LAST CHANCE FOR SUMMER SALE". </w:t>
      </w:r>
      <w:r w:rsidDel="00000000" w:rsidR="00000000" w:rsidRPr="00000000">
        <w:rPr>
          <w:rFonts w:ascii="Times New Roman" w:cs="Times New Roman" w:eastAsia="Times New Roman" w:hAnsi="Times New Roman"/>
          <w:sz w:val="24"/>
          <w:szCs w:val="24"/>
          <w:rtl w:val="0"/>
        </w:rPr>
        <w:t xml:space="preserve">The placeholder [X] is used here to generalize the dark patterns, with similar instances being present throughout the taxonomy.</w:t>
      </w:r>
      <w:r w:rsidDel="00000000" w:rsidR="00000000" w:rsidRPr="00000000">
        <w:rPr>
          <w:rtl w:val="0"/>
        </w:rPr>
      </w:r>
    </w:p>
    <w:p w:rsidR="00000000" w:rsidDel="00000000" w:rsidP="00000000" w:rsidRDefault="00000000" w:rsidRPr="00000000" w14:paraId="00000051">
      <w:pP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2">
      <w:pPr>
        <w:pStyle w:val="Heading3"/>
        <w:rPr/>
      </w:pPr>
      <w:bookmarkStart w:colFirst="0" w:colLast="0" w:name="_sx0rg6xq7swa" w:id="17"/>
      <w:bookmarkEnd w:id="17"/>
      <w:r w:rsidDel="00000000" w:rsidR="00000000" w:rsidRPr="00000000">
        <w:rPr>
          <w:rtl w:val="0"/>
        </w:rPr>
        <w:t xml:space="preserve">4.2 Scarcity</w:t>
      </w:r>
    </w:p>
    <w:p w:rsidR="00000000" w:rsidDel="00000000" w:rsidP="00000000" w:rsidRDefault="00000000" w:rsidRPr="00000000" w14:paraId="0000005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Scarcity patterns refer to the scarcity of a product or offer, like false urgency which is time-based; this is quantity-based. It creates an impression that the product or the offer is in low stock, so the same mechanism of impulsive purchase is triggered. Examples in our data include: "Only [X] left", "Low Stock", "XXs (ONLY 1 LEFT)", "Selling fast, only [X] remaining", and "Limited stocks are left, to order fast".</w:t>
      </w:r>
    </w:p>
    <w:p w:rsidR="00000000" w:rsidDel="00000000" w:rsidP="00000000" w:rsidRDefault="00000000" w:rsidRPr="00000000" w14:paraId="0000005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5">
      <w:pPr>
        <w:pStyle w:val="Heading3"/>
        <w:rPr/>
      </w:pPr>
      <w:bookmarkStart w:colFirst="0" w:colLast="0" w:name="_jl077z2i5188" w:id="18"/>
      <w:bookmarkEnd w:id="18"/>
      <w:r w:rsidDel="00000000" w:rsidR="00000000" w:rsidRPr="00000000">
        <w:rPr>
          <w:rtl w:val="0"/>
        </w:rPr>
        <w:t xml:space="preserve">4.3 Social Proof</w:t>
      </w:r>
    </w:p>
    <w:p w:rsidR="00000000" w:rsidDel="00000000" w:rsidP="00000000" w:rsidRDefault="00000000" w:rsidRPr="00000000" w14:paraId="0000005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People tend to follow the crowd and believe what other people say. We will follow others' behaviour when we are unsure of a decision. This pattern of behaviour is manipulated with reviews, purchase notifications, and viewer counts. This behaviour pattern is called social proof, or manipulating our behaviour based on others' behaviour. These types of messages and notifications can be fake and exaggerated,  making it hard to separate social evidence from fake social pressure. In our dataset, the examples are: "[X] people bought this in the last [X] days", "Someone just added [X] to their cart [X] hour ago", "Trusted by millions" and "[X] people are viewing this right now".</w:t>
      </w:r>
    </w:p>
    <w:p w:rsidR="00000000" w:rsidDel="00000000" w:rsidP="00000000" w:rsidRDefault="00000000" w:rsidRPr="00000000" w14:paraId="0000005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8">
      <w:pPr>
        <w:pStyle w:val="Heading3"/>
        <w:rPr/>
      </w:pPr>
      <w:bookmarkStart w:colFirst="0" w:colLast="0" w:name="_1wo0tj4ip0v8" w:id="19"/>
      <w:bookmarkEnd w:id="19"/>
      <w:r w:rsidDel="00000000" w:rsidR="00000000" w:rsidRPr="00000000">
        <w:rPr>
          <w:rtl w:val="0"/>
        </w:rPr>
        <w:t xml:space="preserve">4.4 Misdirection</w:t>
      </w:r>
    </w:p>
    <w:p w:rsidR="00000000" w:rsidDel="00000000" w:rsidP="00000000" w:rsidRDefault="00000000" w:rsidRPr="00000000" w14:paraId="0000005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Misdirection pattern distract the user from important information, such as product details, policies, terms and conditions to alluring or vague information such as offers, over-stated claims, only positive aspects of a product, ambiguous superlatives, and so on. The deception is psychological; users are manipulated to develop false expectations about the product, offer or service. Our dataset includes examples such as: "[X]% Off On Select Range" (where most of the products are excluded), "start saving (exclusions apply)", "You have a mystery discount", and "May not be exactly as pictured". </w:t>
      </w:r>
    </w:p>
    <w:p w:rsidR="00000000" w:rsidDel="00000000" w:rsidP="00000000" w:rsidRDefault="00000000" w:rsidRPr="00000000" w14:paraId="0000005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B">
      <w:pPr>
        <w:pStyle w:val="Heading3"/>
        <w:rPr/>
      </w:pPr>
      <w:bookmarkStart w:colFirst="0" w:colLast="0" w:name="_8hbv238lx3oo" w:id="20"/>
      <w:bookmarkEnd w:id="20"/>
      <w:r w:rsidDel="00000000" w:rsidR="00000000" w:rsidRPr="00000000">
        <w:rPr>
          <w:rtl w:val="0"/>
        </w:rPr>
        <w:t xml:space="preserve">4.5 Confirm Shaming</w:t>
      </w:r>
    </w:p>
    <w:p w:rsidR="00000000" w:rsidDel="00000000" w:rsidP="00000000" w:rsidRDefault="00000000" w:rsidRPr="00000000" w14:paraId="0000005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Confirm shaming is a pattern that causes a user to feel guilty or uncomfortable for refusing the offer, unsubscribing, closing, etc. This results in an internal conflict, and the user feels bad about declining the product or offer. This pattern has been discussed extensively in pop-ups, exit-intent prompts, and unsubscribe emails. Our data set includes: "I Will Pay Full Price!" (as a refusal option), "You don't want to miss this deal?", "Don't you want to save?" "Are you going to leave this?", and "You won't be sorry you didn't pass this up".</w:t>
      </w:r>
    </w:p>
    <w:p w:rsidR="00000000" w:rsidDel="00000000" w:rsidP="00000000" w:rsidRDefault="00000000" w:rsidRPr="00000000" w14:paraId="0000005D">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E">
      <w:pPr>
        <w:pStyle w:val="Heading3"/>
        <w:rPr/>
      </w:pPr>
      <w:bookmarkStart w:colFirst="0" w:colLast="0" w:name="_1lvonbf8hka3" w:id="21"/>
      <w:bookmarkEnd w:id="21"/>
      <w:r w:rsidDel="00000000" w:rsidR="00000000" w:rsidRPr="00000000">
        <w:rPr>
          <w:rtl w:val="0"/>
        </w:rPr>
        <w:t xml:space="preserve">4.6 Drip Pricing</w:t>
      </w:r>
    </w:p>
    <w:p w:rsidR="00000000" w:rsidDel="00000000" w:rsidP="00000000" w:rsidRDefault="00000000" w:rsidRPr="00000000" w14:paraId="0000005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Drip pricing, or hidden fee disclosure, is when the price of the product is not presented to customers upfront; rather, when customers check out, they're charged with a range of fees, such as mandatory fees, service fees, convenience fees, etc., which increase the total price. We found instances such as: "Shipping calculated at checkout", "Additional charges from this dealer", "Convenience fee added at checkout", and "Your price may be different from the price displayed".</w:t>
      </w:r>
    </w:p>
    <w:p w:rsidR="00000000" w:rsidDel="00000000" w:rsidP="00000000" w:rsidRDefault="00000000" w:rsidRPr="00000000" w14:paraId="00000060">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1">
      <w:pPr>
        <w:pStyle w:val="Heading3"/>
        <w:rPr/>
      </w:pPr>
      <w:bookmarkStart w:colFirst="0" w:colLast="0" w:name="_6rxlqop2mz4d" w:id="22"/>
      <w:bookmarkEnd w:id="22"/>
      <w:r w:rsidDel="00000000" w:rsidR="00000000" w:rsidRPr="00000000">
        <w:rPr>
          <w:rtl w:val="0"/>
        </w:rPr>
        <w:t xml:space="preserve">4.7 Forced Action</w:t>
      </w:r>
    </w:p>
    <w:p w:rsidR="00000000" w:rsidDel="00000000" w:rsidP="00000000" w:rsidRDefault="00000000" w:rsidRPr="00000000" w14:paraId="0000006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Forced action, as the term implies, requires the user to take certain actions and follow a process in order to view content, purchase an item, or use a service. The user is required to complete compulsory steps like creating an account, subscribing to a newsletter, authenticating via social media, or sharing data[1]. This is typically done to gather information on the user and for the economic advantage of the site or service, not the user. Examples found in our data set: "You must login to see full details", "Register to continue", "Register for this offer", "You must be a member to view this".</w:t>
      </w:r>
    </w:p>
    <w:p w:rsidR="00000000" w:rsidDel="00000000" w:rsidP="00000000" w:rsidRDefault="00000000" w:rsidRPr="00000000" w14:paraId="0000006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4">
      <w:pPr>
        <w:pStyle w:val="Heading3"/>
        <w:rPr/>
      </w:pPr>
      <w:bookmarkStart w:colFirst="0" w:colLast="0" w:name="_xalrifhk8np9" w:id="23"/>
      <w:bookmarkEnd w:id="23"/>
      <w:r w:rsidDel="00000000" w:rsidR="00000000" w:rsidRPr="00000000">
        <w:rPr>
          <w:rtl w:val="0"/>
        </w:rPr>
        <w:t xml:space="preserve">4.8 Subscription Traps</w:t>
      </w:r>
    </w:p>
    <w:p w:rsidR="00000000" w:rsidDel="00000000" w:rsidP="00000000" w:rsidRDefault="00000000" w:rsidRPr="00000000" w14:paraId="0000006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Subscription traps are designed to sign the user up to some type of subscription or recurring payment arrangement without making the terms of the agreement clear. It is also found by making the subscription cancellation process very tedious or cumbersome[12]. This is usually in the form of free trials that roll into subscriptions at checkout. When purchasing a product, a subscription is automatically added to the shopping basket, or renewal notices for subscriptions are in a small font or are hard to comprehend. From our sample, we found: "Join Now Add'l saving of [X]", "Earn club cash [X] Club Benefits", and "To cancel your subscription email us at [X]".</w:t>
      </w:r>
    </w:p>
    <w:p w:rsidR="00000000" w:rsidDel="00000000" w:rsidP="00000000" w:rsidRDefault="00000000" w:rsidRPr="00000000" w14:paraId="0000006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7">
      <w:pPr>
        <w:pStyle w:val="Heading3"/>
        <w:rPr/>
      </w:pPr>
      <w:bookmarkStart w:colFirst="0" w:colLast="0" w:name="_2nqhfe75d32k" w:id="24"/>
      <w:bookmarkEnd w:id="24"/>
      <w:r w:rsidDel="00000000" w:rsidR="00000000" w:rsidRPr="00000000">
        <w:rPr>
          <w:rtl w:val="0"/>
        </w:rPr>
        <w:t xml:space="preserve">4.9 Disguised Advertisements</w:t>
      </w:r>
    </w:p>
    <w:p w:rsidR="00000000" w:rsidDel="00000000" w:rsidP="00000000" w:rsidRDefault="00000000" w:rsidRPr="00000000" w14:paraId="0000006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Disguised advertisements are advertisements masquerading as neutral information or messages from the system. This may lead users to engage with advertisements while thinking that they are engaging with the normal components of the interface. Some of the examples from our data set are: "discover new arrivals”, “see what's new", "explore what's new", "explore recommendations", and "We may suggest products to you based on your browsing history".</w:t>
      </w:r>
    </w:p>
    <w:p w:rsidR="00000000" w:rsidDel="00000000" w:rsidP="00000000" w:rsidRDefault="00000000" w:rsidRPr="00000000" w14:paraId="0000006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A">
      <w:pPr>
        <w:pStyle w:val="Heading3"/>
        <w:rPr/>
      </w:pPr>
      <w:bookmarkStart w:colFirst="0" w:colLast="0" w:name="_useddf6lcmrk" w:id="25"/>
      <w:bookmarkEnd w:id="25"/>
      <w:r w:rsidDel="00000000" w:rsidR="00000000" w:rsidRPr="00000000">
        <w:rPr>
          <w:rtl w:val="0"/>
        </w:rPr>
        <w:t xml:space="preserve">4.10 Interface Interference</w:t>
      </w:r>
    </w:p>
    <w:p w:rsidR="00000000" w:rsidDel="00000000" w:rsidP="00000000" w:rsidRDefault="00000000" w:rsidRPr="00000000" w14:paraId="0000006B">
      <w:pPr>
        <w:jc w:val="both"/>
        <w:rPr>
          <w:rFonts w:ascii="Times New Roman" w:cs="Times New Roman" w:eastAsia="Times New Roman" w:hAnsi="Times New Roman"/>
          <w:sz w:val="24"/>
          <w:szCs w:val="24"/>
        </w:rPr>
        <w:sectPr>
          <w:footerReference r:id="rId13" w:type="default"/>
          <w:type w:val="nextPage"/>
          <w:pgSz w:h="16834" w:w="11909" w:orient="portrait"/>
          <w:pgMar w:bottom="1440.0000000000002" w:top="1440.0000000000002" w:left="1440.0000000000002" w:right="1440.0000000000002" w:header="720" w:footer="720"/>
          <w:pgNumType w:start="1"/>
          <w:cols w:equalWidth="0" w:num="1">
            <w:col w:space="0" w:w="9025.5"/>
          </w:cols>
        </w:sectPr>
      </w:pPr>
      <w:r w:rsidDel="00000000" w:rsidR="00000000" w:rsidRPr="00000000">
        <w:rPr>
          <w:rFonts w:ascii="Times New Roman" w:cs="Times New Roman" w:eastAsia="Times New Roman" w:hAnsi="Times New Roman"/>
          <w:sz w:val="24"/>
          <w:szCs w:val="24"/>
          <w:rtl w:val="0"/>
        </w:rPr>
        <w:tab/>
        <w:t xml:space="preserve">Interface interference is when elements are deliberately designed to interfere with users' control of certain aspects of a product. This may include concealing choice options, making certain actions harder to perform, or making it harder for users to achieve their preferences. We discovered that some websites have misled the whole element, where some buttons like cancel or close were the buttons to accept or go to different sites and platforms. Examples from our data include: "Stay with current choice", "Proceed without changes", "Apply best option", and "Keep this plan".</w:t>
      </w:r>
    </w:p>
    <w:p w:rsidR="00000000" w:rsidDel="00000000" w:rsidP="00000000" w:rsidRDefault="00000000" w:rsidRPr="00000000" w14:paraId="0000006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sectPr>
          <w:footerReference r:id="rId14" w:type="default"/>
          <w:type w:val="nextPage"/>
          <w:pgSz w:h="16834" w:w="11909" w:orient="portrait"/>
          <w:pgMar w:bottom="1440.0000000000002" w:top="1440.0000000000002" w:left="1440.0000000000002" w:right="1440.0000000000002" w:header="720" w:footer="720"/>
          <w:pgNumType w:start="1"/>
        </w:sectPr>
      </w:pPr>
      <w:bookmarkStart w:colFirst="0" w:colLast="0" w:name="_xg4d361l2zq1" w:id="26"/>
      <w:bookmarkEnd w:id="26"/>
      <w:r w:rsidDel="00000000" w:rsidR="00000000" w:rsidRPr="00000000">
        <w:rPr>
          <w:rFonts w:ascii="Times New Roman" w:cs="Times New Roman" w:eastAsia="Times New Roman" w:hAnsi="Times New Roman"/>
          <w:b w:val="0"/>
          <w:bCs w:val="0"/>
          <w:i w:val="0"/>
          <w:iCs w:val="0"/>
          <w:smallCaps w:val="0"/>
          <w:strike w:val="0"/>
          <w:color w:val="000000"/>
          <w:sz w:val="52"/>
          <w:szCs w:val="52"/>
          <w:u w:val="none"/>
          <w:shd w:fill="auto" w:val="clear"/>
          <w:vertAlign w:val="baseline"/>
          <w:rtl w:val="0"/>
        </w:rPr>
        <w:t xml:space="preserve">5. Related Work</w:t>
      </w:r>
      <w:r w:rsidDel="00000000" w:rsidR="00000000" w:rsidRPr="00000000">
        <w:rPr>
          <w:rtl w:val="0"/>
        </w:rPr>
      </w:r>
    </w:p>
    <w:p w:rsidR="00000000" w:rsidDel="00000000" w:rsidP="00000000" w:rsidRDefault="00000000" w:rsidRPr="00000000" w14:paraId="0000006D">
      <w:pPr>
        <w:pStyle w:val="Heading2"/>
        <w:rPr>
          <w:sz w:val="28"/>
          <w:szCs w:val="28"/>
        </w:rPr>
      </w:pPr>
      <w:bookmarkStart w:colFirst="0" w:colLast="0" w:name="_2o6m3dr5tlp7" w:id="27"/>
      <w:bookmarkEnd w:id="27"/>
      <w:r w:rsidDel="00000000" w:rsidR="00000000" w:rsidRPr="00000000">
        <w:rPr>
          <w:sz w:val="28"/>
          <w:szCs w:val="28"/>
          <w:rtl w:val="0"/>
        </w:rPr>
        <w:t xml:space="preserve">5. Related Work</w:t>
      </w:r>
    </w:p>
    <w:p w:rsidR="00000000" w:rsidDel="00000000" w:rsidP="00000000" w:rsidRDefault="00000000" w:rsidRPr="00000000" w14:paraId="0000006E">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research on dark patterns began with the practitioner-oriented work of Brignull [6], who coined the term in 2010 to describe the tricks used in interfaces that trick users into doing something. In 2018, Gray et al[5] argued that dark patterns were not only used to describe deceptive interface tricks but also to talk about broader issues such as manipulation, persuasion, and the ethics of designers. They defined and classified dark patterns such as bait-and-switch, disguised ads, forced continuity, misdirection, price-comparison prevention, privacy zuckering, etc. [5]. These initial studies established the vocabulary of the space and highlighted dark patterns as an ethical issue. </w:t>
      </w:r>
    </w:p>
    <w:p w:rsidR="00000000" w:rsidDel="00000000" w:rsidP="00000000" w:rsidRDefault="00000000" w:rsidRPr="00000000" w14:paraId="00000070">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2019, Mathur et al.[1] extended this work to include the ubiquity of dark patterns in real systems, i.e., shopping websites that millions of people use daily. They collected data from ~11,000 shopping websites and examined 53,000 product pages. They detected 1,818 instances of dark patterns (15 types, 7 categories) and demonstrated that the patterns were typically hidden, misleading, and obscured. In 2023, AidUi[18] proposed a computer vision and natural language processing pipeline to detect, categorise, and localise 10 dark patterns from screenshots. To achieve this, the authors created the CONTEXTDP dataset, a fully localised version of 301 dark patterns across 258 screenshots. They achieved a precision of 0.66, a recall of 0.67, and an F1-score of 0.65, which provides a benchmark for future research.</w:t>
      </w:r>
    </w:p>
    <w:p w:rsidR="00000000" w:rsidDel="00000000" w:rsidP="00000000" w:rsidRDefault="00000000" w:rsidRPr="00000000" w14:paraId="0000007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Extending the work of Mathur et al. [1], Yada and her colleagues[21] created a dataset for dark pattern detection using a mix of dark and non-dark pattern examples. The study used transformer-based models such as BERT and RoBERTa and achieved robust baseline detection performance, showing that dark patterns can be detected through machine learning. A study in 2025 that used DistilBERT-based detection for web pages used web scraping, NLP, and layout analysis on over 2,000 real web pages from social networking, e-commerce, and service-based websites and achieved 75% in evaluation[19].</w:t>
      </w:r>
    </w:p>
    <w:p w:rsidR="00000000" w:rsidDel="00000000" w:rsidP="00000000" w:rsidRDefault="00000000" w:rsidRPr="00000000" w14:paraId="0000007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her paper, Beltrán, M. (2025)[20] defined a robust framework to understand and control addictive patterns, one subtype of dark patterns designed to keep users engaged by manipulating psychological factors. The author presents a three-dimensional classification of patterns (high-level, meso-level, and low-level) and testing criteria. This research is helpful for positioning since it demonstrates how the research is expanding from deception and manipulation to attention capture, compulsive use, and well-being impact. To supplement these views, Ilwoo Ju and colleagues[23] explore the use of dark patterns in data-consent interfaces, showing how such manipulative design choices as vague wording and restricted choice options lead to a diminished perception of user control and an invocation of psychological reactance.</w:t>
      </w:r>
    </w:p>
    <w:p w:rsidR="00000000" w:rsidDel="00000000" w:rsidP="00000000" w:rsidRDefault="00000000" w:rsidRPr="00000000" w14:paraId="0000007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7">
      <w:pPr>
        <w:pStyle w:val="Heading3"/>
        <w:spacing w:after="200" w:lineRule="auto"/>
        <w:jc w:val="left"/>
        <w:rPr>
          <w:i w:val="1"/>
          <w:iCs w:val="1"/>
          <w:sz w:val="22"/>
          <w:szCs w:val="22"/>
        </w:rPr>
      </w:pPr>
      <w:bookmarkStart w:colFirst="0" w:colLast="0" w:name="_94gvfj6b7slf" w:id="28"/>
      <w:bookmarkEnd w:id="28"/>
      <w:r w:rsidDel="00000000" w:rsidR="00000000" w:rsidRPr="00000000">
        <w:rPr>
          <w:i w:val="1"/>
          <w:iCs w:val="1"/>
          <w:sz w:val="22"/>
          <w:szCs w:val="22"/>
          <w:rtl w:val="0"/>
        </w:rPr>
        <w:t xml:space="preserve">Ta</w:t>
      </w:r>
      <w:commentRangeStart w:id="7"/>
      <w:r w:rsidDel="00000000" w:rsidR="00000000" w:rsidRPr="00000000">
        <w:rPr>
          <w:i w:val="1"/>
          <w:iCs w:val="1"/>
          <w:sz w:val="22"/>
          <w:szCs w:val="22"/>
          <w:rtl w:val="0"/>
        </w:rPr>
        <w:t xml:space="preserve">ble 5.1 </w:t>
      </w:r>
      <w:commentRangeEnd w:id="7"/>
      <w:r w:rsidDel="00000000" w:rsidR="00000000" w:rsidRPr="00000000">
        <w:commentReference w:id="7"/>
      </w:r>
      <w:r w:rsidDel="00000000" w:rsidR="00000000" w:rsidRPr="00000000">
        <w:rPr>
          <w:i w:val="1"/>
          <w:iCs w:val="1"/>
          <w:sz w:val="22"/>
          <w:szCs w:val="22"/>
          <w:rtl w:val="0"/>
        </w:rPr>
        <w:t xml:space="preserve">Tabular Comparison of prior state of the art in this domain</w:t>
      </w:r>
    </w:p>
    <w:tbl>
      <w:tblPr>
        <w:tblStyle w:val="Table2"/>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55"/>
        <w:gridCol w:w="2190"/>
        <w:gridCol w:w="2340"/>
        <w:gridCol w:w="2565"/>
        <w:tblGridChange w:id="0">
          <w:tblGrid>
            <w:gridCol w:w="1755"/>
            <w:gridCol w:w="2190"/>
            <w:gridCol w:w="2340"/>
            <w:gridCol w:w="2565"/>
          </w:tblGrid>
        </w:tblGridChange>
      </w:tblGrid>
      <w:tr>
        <w:trPr>
          <w:cantSplit w:val="0"/>
          <w:trHeight w:val="332.5309701376651" w:hRule="atLeast"/>
          <w:tblHeader w:val="0"/>
        </w:trPr>
        <w:tc>
          <w:tcPr>
            <w:tcBorders>
              <w:top w:color="000000" w:space="0" w:sz="8" w:val="single"/>
              <w:left w:color="000000" w:space="0" w:sz="8" w:val="single"/>
              <w:bottom w:color="000000" w:space="0" w:sz="8" w:val="single"/>
              <w:right w:color="000000" w:space="0" w:sz="8" w:val="single"/>
            </w:tcBorders>
            <w:shd w:fill="efefef" w:val="clear"/>
          </w:tcPr>
          <w:p w:rsidR="00000000" w:rsidDel="00000000" w:rsidP="00000000" w:rsidRDefault="00000000" w:rsidRPr="00000000" w14:paraId="00000078">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Paper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Pr>
          <w:p w:rsidR="00000000" w:rsidDel="00000000" w:rsidP="00000000" w:rsidRDefault="00000000" w:rsidRPr="00000000" w14:paraId="00000079">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Main focus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Pr>
          <w:p w:rsidR="00000000" w:rsidDel="00000000" w:rsidP="00000000" w:rsidRDefault="00000000" w:rsidRPr="00000000" w14:paraId="0000007A">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Method/data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Pr>
          <w:p w:rsidR="00000000" w:rsidDel="00000000" w:rsidP="00000000" w:rsidRDefault="00000000" w:rsidRPr="00000000" w14:paraId="0000007B">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Key contribution</w:t>
            </w:r>
            <w:r w:rsidDel="00000000" w:rsidR="00000000" w:rsidRPr="00000000">
              <w:rPr>
                <w:rtl w:val="0"/>
              </w:rPr>
            </w:r>
          </w:p>
        </w:tc>
      </w:tr>
      <w:tr>
        <w:trPr>
          <w:cantSplit w:val="0"/>
          <w:trHeight w:val="704.3402426354521"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Brignull (2010)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D">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Origin of the term and early examples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E">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Examples from practitioners and patterns on the web</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F">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Introduced “dark patterns” as deceptive interface tricks</w:t>
            </w:r>
          </w:p>
        </w:tc>
      </w:tr>
      <w:tr>
        <w:trPr>
          <w:cantSplit w:val="0"/>
          <w:trHeight w:val="704.3402426354521"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Gray et al. (2018)</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1">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Ethics and practitioner framing</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2">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Content analysis of practitioner examples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3">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Connected dark patterns to broader UX ethics and responsibility</w:t>
            </w:r>
          </w:p>
        </w:tc>
      </w:tr>
      <w:tr>
        <w:trPr>
          <w:cantSplit w:val="0"/>
          <w:trHeight w:val="851.5158157234571"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Mathur et al. (2019)</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5">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Patterns prevalence at web scale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6">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Crawl of ~11K shopping websites and ~53K product pages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7">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Found 1,818 instances across 15 types and 7 categories</w:t>
            </w:r>
          </w:p>
        </w:tc>
      </w:tr>
      <w:tr>
        <w:trPr>
          <w:cantSplit w:val="0"/>
          <w:trHeight w:val="851.5158157234571"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AIDUI (2023)</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9">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Automatic recognition and localization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A">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Screenshot-based CV + NLP; CONTEXTDP dataset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B">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Detected, classified, and localized 10 patterns with F1 = 0.65</w:t>
            </w:r>
          </w:p>
        </w:tc>
      </w:tr>
      <w:tr>
        <w:trPr>
          <w:cantSplit w:val="0"/>
          <w:trHeight w:val="888.5971612866456"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Yada et al. (2025)</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D">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Dataset construction + ML baseline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E">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Transformer-based NLP models (BERT, RoBERTa) with a labeled dataset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F">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Built a dark pattern dataset and achieved up to 97.5% accuracy using transformer models</w:t>
            </w:r>
          </w:p>
        </w:tc>
      </w:tr>
      <w:tr>
        <w:trPr>
          <w:cantSplit w:val="0"/>
          <w:trHeight w:val="851.5158157234571"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DistilBERT-based dark-pattern detection (2025)</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1">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Text-driven webpage detection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2">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Web scraping + NLP + layout features; &gt;2,000 entries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3">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Achieved 75% accuracy and validated usefulness in a user study</w:t>
            </w:r>
          </w:p>
        </w:tc>
      </w:tr>
      <w:tr>
        <w:trPr>
          <w:cantSplit w:val="0"/>
          <w:trHeight w:val="851.5158157234571"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FoSIP (2025)</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5">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Addictive patterns as a subset of dark patterns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6">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Document analysis and taxonomy design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7">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Introduced a three-level taxonomy and identification criteria for addictive patterns</w:t>
            </w:r>
          </w:p>
        </w:tc>
      </w:tr>
      <w:tr>
        <w:trPr>
          <w:cantSplit w:val="0"/>
          <w:trHeight w:val="851.5158157234571"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Ju et al. (2025)</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9">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Dark patterns in consent and privacy</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A">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 Experiments using PKM and reactance theory</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B">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Dark pattern consent designs reduce user control and increase manipulation effects</w:t>
            </w:r>
          </w:p>
        </w:tc>
      </w:tr>
    </w:tbl>
    <w:p w:rsidR="00000000" w:rsidDel="00000000" w:rsidP="00000000" w:rsidRDefault="00000000" w:rsidRPr="00000000" w14:paraId="0000009C">
      <w:pPr>
        <w:jc w:val="both"/>
        <w:rPr>
          <w:rFonts w:ascii="Times New Roman" w:cs="Times New Roman" w:eastAsia="Times New Roman" w:hAnsi="Times New Roman"/>
          <w:sz w:val="24"/>
          <w:szCs w:val="24"/>
        </w:rPr>
        <w:sectPr>
          <w:footerReference r:id="rId15" w:type="default"/>
          <w:type w:val="nextPage"/>
          <w:pgSz w:h="16834" w:w="11909" w:orient="portrait"/>
          <w:pgMar w:bottom="1440.0000000000002" w:top="1440.0000000000002" w:left="1440.0000000000002" w:right="1440.0000000000002" w:header="720" w:footer="720"/>
          <w:pgNumType w:start="1"/>
        </w:sectPr>
      </w:pPr>
      <w:r w:rsidDel="00000000" w:rsidR="00000000" w:rsidRPr="00000000">
        <w:rPr>
          <w:rtl w:val="0"/>
        </w:rPr>
      </w:r>
    </w:p>
    <w:p w:rsidR="00000000" w:rsidDel="00000000" w:rsidP="00000000" w:rsidRDefault="00000000" w:rsidRPr="00000000" w14:paraId="0000009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sectPr>
          <w:footerReference r:id="rId16" w:type="default"/>
          <w:type w:val="nextPage"/>
          <w:pgSz w:h="16834" w:w="11909" w:orient="portrait"/>
          <w:pgMar w:bottom="1440.0000000000002" w:top="1440.0000000000002" w:left="1440.0000000000002" w:right="1440.0000000000002" w:header="720" w:footer="720"/>
          <w:pgNumType w:start="1"/>
        </w:sectPr>
      </w:pPr>
      <w:bookmarkStart w:colFirst="0" w:colLast="0" w:name="_f45g92cngrtz" w:id="29"/>
      <w:bookmarkEnd w:id="29"/>
      <w:r w:rsidDel="00000000" w:rsidR="00000000" w:rsidRPr="00000000">
        <w:rPr>
          <w:rFonts w:ascii="Times New Roman" w:cs="Times New Roman" w:eastAsia="Times New Roman" w:hAnsi="Times New Roman"/>
          <w:b w:val="0"/>
          <w:bCs w:val="0"/>
          <w:i w:val="0"/>
          <w:iCs w:val="0"/>
          <w:smallCaps w:val="0"/>
          <w:strike w:val="0"/>
          <w:color w:val="000000"/>
          <w:sz w:val="52"/>
          <w:szCs w:val="52"/>
          <w:u w:val="none"/>
          <w:shd w:fill="auto" w:val="clear"/>
          <w:vertAlign w:val="baseline"/>
          <w:rtl w:val="0"/>
        </w:rPr>
        <w:t xml:space="preserve">6. Dataset Cultivation</w:t>
      </w:r>
      <w:r w:rsidDel="00000000" w:rsidR="00000000" w:rsidRPr="00000000">
        <w:rPr>
          <w:rtl w:val="0"/>
        </w:rPr>
      </w:r>
    </w:p>
    <w:p w:rsidR="00000000" w:rsidDel="00000000" w:rsidP="00000000" w:rsidRDefault="00000000" w:rsidRPr="00000000" w14:paraId="0000009E">
      <w:pPr>
        <w:pStyle w:val="Heading2"/>
        <w:spacing w:after="200" w:lineRule="auto"/>
        <w:rPr/>
      </w:pPr>
      <w:bookmarkStart w:colFirst="0" w:colLast="0" w:name="_qhphdx2yz952" w:id="30"/>
      <w:bookmarkEnd w:id="30"/>
      <w:r w:rsidDel="00000000" w:rsidR="00000000" w:rsidRPr="00000000">
        <w:rPr>
          <w:sz w:val="28"/>
          <w:szCs w:val="28"/>
          <w:rtl w:val="0"/>
        </w:rPr>
        <w:t xml:space="preserve">6. Dataset Cultivation</w:t>
      </w:r>
      <w:r w:rsidDel="00000000" w:rsidR="00000000" w:rsidRPr="00000000">
        <w:rPr>
          <w:rtl w:val="0"/>
        </w:rPr>
      </w:r>
    </w:p>
    <w:p w:rsidR="00000000" w:rsidDel="00000000" w:rsidP="00000000" w:rsidRDefault="00000000" w:rsidRPr="00000000" w14:paraId="0000009F">
      <w:pPr>
        <w:keepNext w:val="1"/>
        <w:spacing w:after="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section, we discuss the entire pipeline we used to build our dark pattern dataset, from website collection to the final labeled dataset. For context, Figure 6.1 gives a visual overview of each stage, mapping out the whole pipeline in one place.</w:t>
      </w:r>
    </w:p>
    <w:p w:rsidR="00000000" w:rsidDel="00000000" w:rsidP="00000000" w:rsidRDefault="00000000" w:rsidRPr="00000000" w14:paraId="000000A0">
      <w:pPr>
        <w:keepNext w:val="1"/>
        <w:spacing w:after="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225800"/>
            <wp:effectExtent b="12700" l="12700" r="12700" t="12700"/>
            <wp:docPr id="1" name="image1.jpg"/>
            <a:graphic>
              <a:graphicData uri="http://schemas.openxmlformats.org/drawingml/2006/picture">
                <pic:pic>
                  <pic:nvPicPr>
                    <pic:cNvPr id="0" name="image1.jpg"/>
                    <pic:cNvPicPr preferRelativeResize="0"/>
                  </pic:nvPicPr>
                  <pic:blipFill>
                    <a:blip r:embed="rId17"/>
                    <a:srcRect b="0" l="0" r="0" t="0"/>
                    <a:stretch>
                      <a:fillRect/>
                    </a:stretch>
                  </pic:blipFill>
                  <pic:spPr>
                    <a:xfrm>
                      <a:off x="0" y="0"/>
                      <a:ext cx="5731200" cy="32258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A1">
      <w:pPr>
        <w:pStyle w:val="Heading4"/>
        <w:spacing w:after="240" w:before="100" w:lineRule="auto"/>
        <w:jc w:val="both"/>
        <w:rPr>
          <w:rFonts w:ascii="Times New Roman" w:cs="Times New Roman" w:eastAsia="Times New Roman" w:hAnsi="Times New Roman"/>
          <w:b w:val="1"/>
          <w:bCs w:val="1"/>
          <w:i w:val="1"/>
          <w:iCs w:val="1"/>
          <w:color w:val="000000"/>
          <w:sz w:val="20"/>
          <w:szCs w:val="20"/>
        </w:rPr>
      </w:pPr>
      <w:bookmarkStart w:colFirst="0" w:colLast="0" w:name="_kt715h49sxpw" w:id="31"/>
      <w:bookmarkEnd w:id="31"/>
      <w:r w:rsidDel="00000000" w:rsidR="00000000" w:rsidRPr="00000000">
        <w:rPr>
          <w:rFonts w:ascii="Times New Roman" w:cs="Times New Roman" w:eastAsia="Times New Roman" w:hAnsi="Times New Roman"/>
          <w:b w:val="1"/>
          <w:bCs w:val="1"/>
          <w:i w:val="1"/>
          <w:iCs w:val="1"/>
          <w:color w:val="000000"/>
          <w:sz w:val="20"/>
          <w:szCs w:val="20"/>
          <w:rtl w:val="0"/>
        </w:rPr>
        <w:t xml:space="preserve">Figure 6.1: End-to-end dataset construct</w:t>
      </w:r>
      <w:commentRangeStart w:id="8"/>
      <w:r w:rsidDel="00000000" w:rsidR="00000000" w:rsidRPr="00000000">
        <w:rPr>
          <w:rFonts w:ascii="Times New Roman" w:cs="Times New Roman" w:eastAsia="Times New Roman" w:hAnsi="Times New Roman"/>
          <w:b w:val="1"/>
          <w:bCs w:val="1"/>
          <w:i w:val="1"/>
          <w:iCs w:val="1"/>
          <w:color w:val="000000"/>
          <w:sz w:val="20"/>
          <w:szCs w:val="20"/>
          <w:rtl w:val="0"/>
        </w:rPr>
        <w:t xml:space="preserve">ion</w:t>
      </w:r>
      <w:commentRangeEnd w:id="8"/>
      <w:r w:rsidDel="00000000" w:rsidR="00000000" w:rsidRPr="00000000">
        <w:commentReference w:id="8"/>
      </w:r>
      <w:r w:rsidDel="00000000" w:rsidR="00000000" w:rsidRPr="00000000">
        <w:rPr>
          <w:rFonts w:ascii="Times New Roman" w:cs="Times New Roman" w:eastAsia="Times New Roman" w:hAnsi="Times New Roman"/>
          <w:b w:val="1"/>
          <w:bCs w:val="1"/>
          <w:i w:val="1"/>
          <w:iCs w:val="1"/>
          <w:color w:val="000000"/>
          <w:sz w:val="20"/>
          <w:szCs w:val="20"/>
          <w:rtl w:val="0"/>
        </w:rPr>
        <w:t xml:space="preserve"> pipeline showing all stages from website collection to final labeled dataset.</w:t>
      </w:r>
    </w:p>
    <w:p w:rsidR="00000000" w:rsidDel="00000000" w:rsidP="00000000" w:rsidRDefault="00000000" w:rsidRPr="00000000" w14:paraId="000000A2">
      <w:pPr>
        <w:pStyle w:val="Heading3"/>
        <w:spacing w:before="100" w:lineRule="auto"/>
        <w:rPr/>
      </w:pPr>
      <w:bookmarkStart w:colFirst="0" w:colLast="0" w:name="_2bar9yojldxf" w:id="32"/>
      <w:bookmarkEnd w:id="32"/>
      <w:r w:rsidDel="00000000" w:rsidR="00000000" w:rsidRPr="00000000">
        <w:rPr>
          <w:rtl w:val="0"/>
        </w:rPr>
        <w:t xml:space="preserve">6.1 Website Collection and Contents Extrac</w:t>
      </w:r>
      <w:commentRangeStart w:id="9"/>
      <w:r w:rsidDel="00000000" w:rsidR="00000000" w:rsidRPr="00000000">
        <w:rPr>
          <w:rtl w:val="0"/>
        </w:rPr>
        <w:t xml:space="preserve">tion</w:t>
      </w:r>
      <w:commentRangeEnd w:id="9"/>
      <w:r w:rsidDel="00000000" w:rsidR="00000000" w:rsidRPr="00000000">
        <w:commentReference w:id="9"/>
      </w:r>
      <w:r w:rsidDel="00000000" w:rsidR="00000000" w:rsidRPr="00000000">
        <w:rPr>
          <w:rtl w:val="0"/>
        </w:rPr>
      </w:r>
    </w:p>
    <w:p w:rsidR="00000000" w:rsidDel="00000000" w:rsidP="00000000" w:rsidRDefault="00000000" w:rsidRPr="00000000" w14:paraId="000000A3">
      <w:pPr>
        <w:pStyle w:val="Heading3"/>
        <w:rPr>
          <w:b w:val="0"/>
          <w:bCs w:val="0"/>
        </w:rPr>
      </w:pPr>
      <w:bookmarkStart w:colFirst="0" w:colLast="0" w:name="_2bar9yojldxf" w:id="32"/>
      <w:bookmarkEnd w:id="32"/>
      <w:r w:rsidDel="00000000" w:rsidR="00000000" w:rsidRPr="00000000">
        <w:rPr>
          <w:b w:val="0"/>
          <w:bCs w:val="0"/>
          <w:rtl w:val="0"/>
        </w:rPr>
        <w:tab/>
        <w:t xml:space="preserve">The first step was to compile a </w:t>
      </w:r>
      <w:commentRangeStart w:id="10"/>
      <w:r w:rsidDel="00000000" w:rsidR="00000000" w:rsidRPr="00000000">
        <w:rPr>
          <w:b w:val="0"/>
          <w:bCs w:val="0"/>
          <w:rtl w:val="0"/>
        </w:rPr>
        <w:t xml:space="preserve">list</w:t>
      </w:r>
      <w:commentRangeEnd w:id="10"/>
      <w:r w:rsidDel="00000000" w:rsidR="00000000" w:rsidRPr="00000000">
        <w:commentReference w:id="10"/>
      </w:r>
      <w:r w:rsidDel="00000000" w:rsidR="00000000" w:rsidRPr="00000000">
        <w:rPr>
          <w:b w:val="0"/>
          <w:bCs w:val="0"/>
          <w:rtl w:val="0"/>
        </w:rPr>
        <w:t xml:space="preserve"> of 744 e-commerce sites. We did not simply choose any random sites; we added curated sites and repositories cited in previous dark pattern studies, notably Mathur et al. (2019)[1]. </w:t>
      </w:r>
      <w:commentRangeStart w:id="11"/>
      <w:r w:rsidDel="00000000" w:rsidR="00000000" w:rsidRPr="00000000">
        <w:rPr>
          <w:b w:val="0"/>
          <w:bCs w:val="0"/>
          <w:rtl w:val="0"/>
        </w:rPr>
        <w:t xml:space="preserve">They</w:t>
      </w:r>
      <w:commentRangeEnd w:id="11"/>
      <w:r w:rsidDel="00000000" w:rsidR="00000000" w:rsidRPr="00000000">
        <w:commentReference w:id="11"/>
      </w:r>
      <w:r w:rsidDel="00000000" w:rsidR="00000000" w:rsidRPr="00000000">
        <w:rPr>
          <w:b w:val="0"/>
          <w:bCs w:val="0"/>
          <w:rtl w:val="0"/>
        </w:rPr>
        <w:t xml:space="preserve"> cover a cross-section of India, Australia, the USA, and others. For web content, we employed Selenium WebDriver, which enabled us to extract internal links, text, and images from each website. Selenium played a crucial role in this because many of the websites were dependent on dynamic content, which was generated using JavaScript, which would not be accessed by a static</w:t>
      </w:r>
      <w:commentRangeStart w:id="12"/>
      <w:r w:rsidDel="00000000" w:rsidR="00000000" w:rsidRPr="00000000">
        <w:rPr>
          <w:b w:val="0"/>
          <w:bCs w:val="0"/>
          <w:rtl w:val="0"/>
        </w:rPr>
        <w:t xml:space="preserve"> par</w:t>
      </w:r>
      <w:commentRangeEnd w:id="12"/>
      <w:r w:rsidDel="00000000" w:rsidR="00000000" w:rsidRPr="00000000">
        <w:commentReference w:id="12"/>
      </w:r>
      <w:r w:rsidDel="00000000" w:rsidR="00000000" w:rsidRPr="00000000">
        <w:rPr>
          <w:b w:val="0"/>
          <w:bCs w:val="0"/>
          <w:rtl w:val="0"/>
        </w:rPr>
        <w:t xml:space="preserve">ser.</w:t>
      </w:r>
    </w:p>
    <w:p w:rsidR="00000000" w:rsidDel="00000000" w:rsidP="00000000" w:rsidRDefault="00000000" w:rsidRPr="00000000" w14:paraId="000000A4">
      <w:pPr>
        <w:pStyle w:val="Heading3"/>
        <w:spacing w:before="100" w:lineRule="auto"/>
        <w:rPr/>
      </w:pPr>
      <w:bookmarkStart w:colFirst="0" w:colLast="0" w:name="_2bar9yojldxf" w:id="32"/>
      <w:bookmarkEnd w:id="32"/>
      <w:r w:rsidDel="00000000" w:rsidR="00000000" w:rsidRPr="00000000">
        <w:rPr>
          <w:rtl w:val="0"/>
        </w:rPr>
        <w:t xml:space="preserve">6.2 Product &amp; Category Page Filtering</w:t>
      </w:r>
    </w:p>
    <w:p w:rsidR="00000000" w:rsidDel="00000000" w:rsidP="00000000" w:rsidRDefault="00000000" w:rsidRPr="00000000" w14:paraId="000000A5">
      <w:pPr>
        <w:pStyle w:val="Heading3"/>
        <w:rPr>
          <w:b w:val="0"/>
          <w:bCs w:val="0"/>
        </w:rPr>
      </w:pPr>
      <w:bookmarkStart w:colFirst="0" w:colLast="0" w:name="_2bar9yojldxf" w:id="32"/>
      <w:bookmarkEnd w:id="32"/>
      <w:r w:rsidDel="00000000" w:rsidR="00000000" w:rsidRPr="00000000">
        <w:rPr>
          <w:rtl w:val="0"/>
        </w:rPr>
        <w:tab/>
      </w:r>
      <w:r w:rsidDel="00000000" w:rsidR="00000000" w:rsidRPr="00000000">
        <w:rPr>
          <w:b w:val="0"/>
          <w:bCs w:val="0"/>
          <w:rtl w:val="0"/>
        </w:rPr>
        <w:t xml:space="preserve">One of the key steps in the pre-processing was to identify only links that were expected to be product/categories pages on which dark patterns are most prevalent. This was approached with a set of regular expressions (regex) URL patterns, developed by trial and error, by looking at the structure of a representative and diverse sample of our URL list. </w:t>
      </w:r>
    </w:p>
    <w:p w:rsidR="00000000" w:rsidDel="00000000" w:rsidP="00000000" w:rsidRDefault="00000000" w:rsidRPr="00000000" w14:paraId="000000A6">
      <w:pPr>
        <w:pStyle w:val="Heading3"/>
        <w:spacing w:before="100" w:lineRule="auto"/>
        <w:rPr>
          <w:b w:val="0"/>
          <w:bCs w:val="0"/>
        </w:rPr>
      </w:pPr>
      <w:bookmarkStart w:colFirst="0" w:colLast="0" w:name="_2bar9yojldxf" w:id="32"/>
      <w:bookmarkEnd w:id="32"/>
      <w:r w:rsidDel="00000000" w:rsidR="00000000" w:rsidRPr="00000000">
        <w:rPr>
          <w:b w:val="0"/>
          <w:bCs w:val="0"/>
          <w:rtl w:val="0"/>
        </w:rPr>
        <w:t xml:space="preserve">We split the patterns into two kinds: those that are for individual product listings, such as URLs containing /product/, /p/, /dp/, /itm/, /buy/, /pdp/, /listing/, /item/, /ip/ and those that are for category or collection pages, such as /s/, /c/, /browse/, /shop/, /brand/, /collection/, /product-category/. The patterns were observed by manually studying the structure of the URLs of some major sites like Amazon, Flipkart, eBay, etc. We did include category pages because urgency and social proof are common dark patterns on banners and carousels, and they can be found on category pages. We weren't seeking high precision, we were looking for high recall—we wanted to capture as many real product-related links as possible, even if some were not.</w:t>
      </w:r>
    </w:p>
    <w:p w:rsidR="00000000" w:rsidDel="00000000" w:rsidP="00000000" w:rsidRDefault="00000000" w:rsidRPr="00000000" w14:paraId="000000A7">
      <w:pPr>
        <w:pStyle w:val="Heading3"/>
        <w:spacing w:before="100" w:lineRule="auto"/>
        <w:rPr/>
      </w:pPr>
      <w:bookmarkStart w:colFirst="0" w:colLast="0" w:name="_2bar9yojldxf" w:id="32"/>
      <w:bookmarkEnd w:id="32"/>
      <w:r w:rsidDel="00000000" w:rsidR="00000000" w:rsidRPr="00000000">
        <w:rPr>
          <w:rtl w:val="0"/>
        </w:rPr>
        <w:t xml:space="preserve">6.3 Sampling and Phrase Segmentation</w:t>
      </w:r>
    </w:p>
    <w:p w:rsidR="00000000" w:rsidDel="00000000" w:rsidP="00000000" w:rsidRDefault="00000000" w:rsidRPr="00000000" w14:paraId="000000A8">
      <w:pPr>
        <w:pStyle w:val="Heading3"/>
        <w:rPr>
          <w:b w:val="0"/>
          <w:bCs w:val="0"/>
        </w:rPr>
      </w:pPr>
      <w:bookmarkStart w:colFirst="0" w:colLast="0" w:name="_2bar9yojldxf" w:id="32"/>
      <w:bookmarkEnd w:id="32"/>
      <w:r w:rsidDel="00000000" w:rsidR="00000000" w:rsidRPr="00000000">
        <w:rPr>
          <w:b w:val="0"/>
          <w:bCs w:val="0"/>
          <w:rtl w:val="0"/>
        </w:rPr>
        <w:tab/>
        <w:t xml:space="preserve">We don't think it is possible to hand-annotate that huge amount of scraped data, so we intelligently cropped it. From 60,433 URLs extracted, we sampled 1,047 URLs, a stratified random sample. This sampling provided us with a wide coverage of all sites, as we had at least one link from each site. </w:t>
      </w:r>
    </w:p>
    <w:p w:rsidR="00000000" w:rsidDel="00000000" w:rsidP="00000000" w:rsidRDefault="00000000" w:rsidRPr="00000000" w14:paraId="000000A9">
      <w:pPr>
        <w:pStyle w:val="Heading3"/>
        <w:ind w:firstLine="720"/>
        <w:rPr>
          <w:b w:val="0"/>
          <w:bCs w:val="0"/>
        </w:rPr>
      </w:pPr>
      <w:bookmarkStart w:colFirst="0" w:colLast="0" w:name="_gzz67zgdrt0u" w:id="33"/>
      <w:bookmarkEnd w:id="33"/>
      <w:r w:rsidDel="00000000" w:rsidR="00000000" w:rsidRPr="00000000">
        <w:rPr>
          <w:b w:val="0"/>
          <w:bCs w:val="0"/>
          <w:rtl w:val="0"/>
        </w:rPr>
        <w:t xml:space="preserve">The unstructured raw webpage text we gathered was far too unstructured to be classified at the phrase level directly. The text on these pages contains lengthy descriptions, menus, disclaimers, and promotional blurbs delivered in a muddled fashion. We split the text into segments with a non-overlapping sliding window to make it something that we can work with. We tokenized by spaces each page of text and sampled the tokens within the pages into contiguous sets of five to six words. Importantly, we have retained all punctuation and special characters because these can also play a key role in the dark pattern, such as exclamation marks, currency symbols, etc. </w:t>
      </w:r>
    </w:p>
    <w:p w:rsidR="00000000" w:rsidDel="00000000" w:rsidP="00000000" w:rsidRDefault="00000000" w:rsidRPr="00000000" w14:paraId="000000AA">
      <w:pPr>
        <w:pStyle w:val="Heading3"/>
        <w:ind w:firstLine="720"/>
        <w:rPr/>
      </w:pPr>
      <w:bookmarkStart w:colFirst="0" w:colLast="0" w:name="_fjwmavey5y7j" w:id="34"/>
      <w:bookmarkEnd w:id="34"/>
      <w:r w:rsidDel="00000000" w:rsidR="00000000" w:rsidRPr="00000000">
        <w:rPr>
          <w:b w:val="0"/>
          <w:bCs w:val="0"/>
          <w:rtl w:val="0"/>
        </w:rPr>
        <w:t xml:space="preserve">Following segmentation, we obtained 107,754 phrase segments from 1,047 of the sampled pages. Every phrase was then an independent classification task for annotation. This piecewise approach worked well at scale, but occasionally broke up longer phrases at the mid-point of a thought, and thus enabled the downstream annotation.</w:t>
      </w:r>
      <w:r w:rsidDel="00000000" w:rsidR="00000000" w:rsidRPr="00000000">
        <w:rPr>
          <w:rtl w:val="0"/>
        </w:rPr>
      </w:r>
    </w:p>
    <w:p w:rsidR="00000000" w:rsidDel="00000000" w:rsidP="00000000" w:rsidRDefault="00000000" w:rsidRPr="00000000" w14:paraId="000000AB">
      <w:pPr>
        <w:pStyle w:val="Heading3"/>
        <w:spacing w:before="100" w:lineRule="auto"/>
        <w:rPr/>
      </w:pPr>
      <w:bookmarkStart w:colFirst="0" w:colLast="0" w:name="_2bar9yojldxf" w:id="32"/>
      <w:bookmarkEnd w:id="32"/>
      <w:r w:rsidDel="00000000" w:rsidR="00000000" w:rsidRPr="00000000">
        <w:rPr>
          <w:rtl w:val="0"/>
        </w:rPr>
        <w:t xml:space="preserve">6.4 Annotation Process</w:t>
      </w:r>
    </w:p>
    <w:p w:rsidR="00000000" w:rsidDel="00000000" w:rsidP="00000000" w:rsidRDefault="00000000" w:rsidRPr="00000000" w14:paraId="000000AC">
      <w:pPr>
        <w:pStyle w:val="Heading3"/>
        <w:ind w:firstLine="720"/>
        <w:rPr>
          <w:b w:val="0"/>
          <w:bCs w:val="0"/>
        </w:rPr>
      </w:pPr>
      <w:bookmarkStart w:colFirst="0" w:colLast="0" w:name="_ao2i394x5chs" w:id="35"/>
      <w:bookmarkEnd w:id="35"/>
      <w:r w:rsidDel="00000000" w:rsidR="00000000" w:rsidRPr="00000000">
        <w:rPr>
          <w:b w:val="0"/>
          <w:bCs w:val="0"/>
          <w:rtl w:val="0"/>
        </w:rPr>
        <w:t xml:space="preserve">A pre-trained model for a classifier was deploy</w:t>
      </w:r>
      <w:r w:rsidDel="00000000" w:rsidR="00000000" w:rsidRPr="00000000">
        <w:rPr>
          <w:b w:val="0"/>
          <w:bCs w:val="0"/>
          <w:rtl w:val="0"/>
        </w:rPr>
        <w:t xml:space="preserve">ed.</w:t>
      </w:r>
      <w:r w:rsidDel="00000000" w:rsidR="00000000" w:rsidRPr="00000000">
        <w:rPr>
          <w:b w:val="0"/>
          <w:bCs w:val="0"/>
          <w:rtl w:val="0"/>
        </w:rPr>
        <w:t xml:space="preserve"> This model was adapted from the approach used by Yada et al. (2017) [21] to predict the presence of a phrase in one of four dark pattern types: Misdirection, Social Proof, Scarcity, and Urgency. Each phrase was subsequently manually reviewed. We applied strict criteria to the judgment of the segments: each phrase had to be designed with the intention of inducing user choices by psychological pressure, misleading framing, or manipulation of cost, scarcity, or social behavior, according to the taxonomy developed in our paper(see section 4) into 10 categories. If it was simply marketing, or if it was marketing without a "restate" (to put it another way, if it didn't involve any deceptive framing, then it was a Not Dark Pattern and </w:t>
      </w:r>
      <w:commentRangeStart w:id="13"/>
      <w:r w:rsidDel="00000000" w:rsidR="00000000" w:rsidRPr="00000000">
        <w:rPr>
          <w:b w:val="0"/>
          <w:bCs w:val="0"/>
          <w:rtl w:val="0"/>
        </w:rPr>
        <w:t xml:space="preserve">we excluded it)</w:t>
      </w:r>
      <w:commentRangeEnd w:id="13"/>
      <w:r w:rsidDel="00000000" w:rsidR="00000000" w:rsidRPr="00000000">
        <w:commentReference w:id="13"/>
      </w:r>
      <w:r w:rsidDel="00000000" w:rsidR="00000000" w:rsidRPr="00000000">
        <w:rPr>
          <w:b w:val="0"/>
          <w:bCs w:val="0"/>
          <w:rtl w:val="0"/>
        </w:rPr>
        <w:t xml:space="preserve">. We're all </w:t>
      </w:r>
      <w:ins w:author="VIDHI KHANDUJA" w:id="0" w:date="2026-06-17T11:32:30Z">
        <w:r w:rsidDel="00000000" w:rsidR="00000000" w:rsidRPr="00000000">
          <w:rPr>
            <w:b w:val="0"/>
            <w:bCs w:val="0"/>
            <w:rtl w:val="0"/>
          </w:rPr>
          <w:t xml:space="preserve">about accuracy</w:t>
        </w:r>
      </w:ins>
      <w:del w:author="VIDHI KHANDUJA" w:id="0" w:date="2026-06-17T11:32:30Z">
        <w:r w:rsidDel="00000000" w:rsidR="00000000" w:rsidRPr="00000000">
          <w:rPr>
            <w:b w:val="0"/>
            <w:bCs w:val="0"/>
            <w:rtl w:val="0"/>
          </w:rPr>
          <w:delText xml:space="preserve">about the accuracy</w:delText>
        </w:r>
      </w:del>
      <w:r w:rsidDel="00000000" w:rsidR="00000000" w:rsidRPr="00000000">
        <w:rPr>
          <w:b w:val="0"/>
          <w:bCs w:val="0"/>
          <w:rtl w:val="0"/>
        </w:rPr>
        <w:t xml:space="preserve"> from the get-go, and prefer a smaller set that's very accurate, rather than a larger and noisier one.</w:t>
      </w:r>
    </w:p>
    <w:p w:rsidR="00000000" w:rsidDel="00000000" w:rsidP="00000000" w:rsidRDefault="00000000" w:rsidRPr="00000000" w14:paraId="000000AD">
      <w:pPr>
        <w:pStyle w:val="Heading3"/>
        <w:spacing w:before="100" w:lineRule="auto"/>
        <w:rPr/>
      </w:pPr>
      <w:bookmarkStart w:colFirst="0" w:colLast="0" w:name="_2bar9yojldxf" w:id="32"/>
      <w:bookmarkEnd w:id="32"/>
      <w:r w:rsidDel="00000000" w:rsidR="00000000" w:rsidRPr="00000000">
        <w:rPr>
          <w:rtl w:val="0"/>
        </w:rPr>
        <w:t xml:space="preserve">6.5 Initial Dataset Statistics</w:t>
      </w:r>
    </w:p>
    <w:p w:rsidR="00000000" w:rsidDel="00000000" w:rsidP="00000000" w:rsidRDefault="00000000" w:rsidRPr="00000000" w14:paraId="000000AE">
      <w:pPr>
        <w:pStyle w:val="Heading3"/>
        <w:spacing w:before="100" w:lineRule="auto"/>
        <w:rPr>
          <w:b w:val="0"/>
          <w:bCs w:val="0"/>
        </w:rPr>
      </w:pPr>
      <w:bookmarkStart w:colFirst="0" w:colLast="0" w:name="_1fsvr92l3j9e" w:id="36"/>
      <w:bookmarkEnd w:id="36"/>
      <w:r w:rsidDel="00000000" w:rsidR="00000000" w:rsidRPr="00000000">
        <w:rPr>
          <w:b w:val="0"/>
          <w:bCs w:val="0"/>
          <w:rtl w:val="0"/>
        </w:rPr>
        <w:tab/>
        <w:t xml:space="preserve">Following this initial pass, we verified 683 dark patterns in the 107,754 segments we scraped from 1,047 web pages. The data consists of a phrase, possibly with variables, and a "dark pattern" category assigned to it. In the case of really unique patterns, our data set contained 146 patterns, each one of which was also logged and saved in CSV for simple integration into the NLP pipeline.</w:t>
      </w:r>
    </w:p>
    <w:p w:rsidR="00000000" w:rsidDel="00000000" w:rsidP="00000000" w:rsidRDefault="00000000" w:rsidRPr="00000000" w14:paraId="000000AF">
      <w:pPr>
        <w:pStyle w:val="Heading3"/>
        <w:rPr/>
      </w:pPr>
      <w:bookmarkStart w:colFirst="0" w:colLast="0" w:name="_qsh6otesdu" w:id="37"/>
      <w:bookmarkEnd w:id="37"/>
      <w:r w:rsidDel="00000000" w:rsidR="00000000" w:rsidRPr="00000000">
        <w:rPr>
          <w:rtl w:val="0"/>
        </w:rPr>
        <w:br w:type="textWrapping"/>
        <w:t xml:space="preserve">6.6 Variable Placeholder Notation</w:t>
      </w:r>
    </w:p>
    <w:p w:rsidR="00000000" w:rsidDel="00000000" w:rsidP="00000000" w:rsidRDefault="00000000" w:rsidRPr="00000000" w14:paraId="000000B0">
      <w:pPr>
        <w:pStyle w:val="Heading3"/>
        <w:spacing w:after="200" w:lineRule="auto"/>
        <w:rPr>
          <w:b w:val="0"/>
          <w:bCs w:val="0"/>
        </w:rPr>
      </w:pPr>
      <w:bookmarkStart w:colFirst="0" w:colLast="0" w:name="_qsh6otesdu" w:id="37"/>
      <w:bookmarkEnd w:id="37"/>
      <w:r w:rsidDel="00000000" w:rsidR="00000000" w:rsidRPr="00000000">
        <w:rPr>
          <w:b w:val="0"/>
          <w:bCs w:val="0"/>
          <w:rtl w:val="0"/>
        </w:rPr>
        <w:tab/>
        <w:t xml:space="preserve">Patterns tend to be copied word for word, with just one or two numbers or dates replaced, which is a frequent annoyance for machine learning. To overcome this, we have standardized all variable elements of the data (quantities, prices, dates, times, and names) using the [X] placeholder. </w:t>
      </w:r>
      <w:commentRangeStart w:id="14"/>
      <w:r w:rsidDel="00000000" w:rsidR="00000000" w:rsidRPr="00000000">
        <w:rPr>
          <w:b w:val="0"/>
          <w:bCs w:val="0"/>
          <w:rtl w:val="0"/>
        </w:rPr>
        <w:t xml:space="preserve">The only 3 units left would appear as 3 units left, and the only 47 units left would appear as 47 units left. </w:t>
      </w:r>
      <w:commentRangeEnd w:id="14"/>
      <w:r w:rsidDel="00000000" w:rsidR="00000000" w:rsidRPr="00000000">
        <w:commentReference w:id="14"/>
      </w:r>
      <w:r w:rsidDel="00000000" w:rsidR="00000000" w:rsidRPr="00000000">
        <w:rPr>
          <w:b w:val="0"/>
          <w:bCs w:val="0"/>
          <w:rtl w:val="0"/>
        </w:rPr>
        <w:t xml:space="preserve">This will not only eliminate needless vocabulary but also improve the model's ability to generalize and transfer across sites. It's a small but important change that will help to make the data widely useful.</w:t>
      </w:r>
    </w:p>
    <w:p w:rsidR="00000000" w:rsidDel="00000000" w:rsidP="00000000" w:rsidRDefault="00000000" w:rsidRPr="00000000" w14:paraId="000000B1">
      <w:pPr>
        <w:pStyle w:val="Heading3"/>
        <w:rPr/>
      </w:pPr>
      <w:bookmarkStart w:colFirst="0" w:colLast="0" w:name="_qsh6otesdu" w:id="37"/>
      <w:bookmarkEnd w:id="37"/>
      <w:r w:rsidDel="00000000" w:rsidR="00000000" w:rsidRPr="00000000">
        <w:rPr>
          <w:rtl w:val="0"/>
        </w:rPr>
        <w:t xml:space="preserve">6.7 Data Set Enrichment &amp; </w:t>
      </w:r>
      <w:commentRangeStart w:id="15"/>
      <w:r w:rsidDel="00000000" w:rsidR="00000000" w:rsidRPr="00000000">
        <w:rPr>
          <w:rtl w:val="0"/>
        </w:rPr>
        <w:t xml:space="preserve">Expansion</w:t>
      </w:r>
      <w:commentRangeEnd w:id="15"/>
      <w:r w:rsidDel="00000000" w:rsidR="00000000" w:rsidRPr="00000000">
        <w:commentReference w:id="15"/>
      </w:r>
      <w:r w:rsidDel="00000000" w:rsidR="00000000" w:rsidRPr="00000000">
        <w:rPr>
          <w:rtl w:val="0"/>
        </w:rPr>
      </w:r>
    </w:p>
    <w:p w:rsidR="00000000" w:rsidDel="00000000" w:rsidP="00000000" w:rsidRDefault="00000000" w:rsidRPr="00000000" w14:paraId="000000B2">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we carefully reviewed the initial version of our data set, it was still pretty thin: just 146 dark patterns were documented. Unfortunately, some categories were only represented by a few patterns, such as subscription traps, disguised ads, and interface interference. This is not enough to build a strong </w:t>
      </w:r>
      <w:r w:rsidDel="00000000" w:rsidR="00000000" w:rsidRPr="00000000">
        <w:rPr>
          <w:rFonts w:ascii="Times New Roman" w:cs="Times New Roman" w:eastAsia="Times New Roman" w:hAnsi="Times New Roman"/>
          <w:sz w:val="24"/>
          <w:szCs w:val="24"/>
          <w:rtl w:val="0"/>
        </w:rPr>
        <w:t xml:space="preserve">ML</w:t>
      </w:r>
      <w:r w:rsidDel="00000000" w:rsidR="00000000" w:rsidRPr="00000000">
        <w:rPr>
          <w:rFonts w:ascii="Times New Roman" w:cs="Times New Roman" w:eastAsia="Times New Roman" w:hAnsi="Times New Roman"/>
          <w:sz w:val="24"/>
          <w:szCs w:val="24"/>
          <w:rtl w:val="0"/>
        </w:rPr>
        <w:t xml:space="preserve"> model. So, we made a conscious effort to make it a complete package. First, we created a detailed library of candidate dark pattern phrases for every category, both from academic and regulatory research and from personal observations in the real world. We then wrote Python scripts to scan our whole database of 60,433 links to look for these pattern matches. During this systematic sweep, we introduced 330 New Dark Patterns to the dataset, which helped to achieve a good balance and increased the variety of represented types, resulting in a total of 476 Total Unique Patterns.</w:t>
      </w:r>
    </w:p>
    <w:p w:rsidR="00000000" w:rsidDel="00000000" w:rsidP="00000000" w:rsidRDefault="00000000" w:rsidRPr="00000000" w14:paraId="000000B3">
      <w:pPr>
        <w:spacing w:after="20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Second, we targeted reversing the previous place-holding step by replacing the [X] with concrete values, and developed various variants for each canonical pattern. For instance, “Only [X] units left” was changed to “Only 3 units left”, “Only 5 units left”, “Only 7 units left”, and so on. All the changes have been carried out systematically using Python scripts and checked for nonsensical values. In this expansion, there were 373 more examples of dark patterns, referred to here as Variable Patterns in Table 6.1. In total, these enrichment efforts expanded the set of patterns to include 849 dark patterns, an increase of 481.5% from our initial 146 patterns. The new dataset provides much more diversity, coverage and class balance for the ML training. However, the data was heavily biased toward dark patterns: about 70% of our labeled data consisted of examples of dark patterns. To correct this imbalance, 1,000 randomly selected non-dark pattern phrases were selected from a pool of leaves that were previously marked as Not Dark Patterns. This method ensures a more representative learning process for downstream models, while the final dataset can be used for this purpose.</w:t>
      </w:r>
    </w:p>
    <w:p w:rsidR="00000000" w:rsidDel="00000000" w:rsidP="00000000" w:rsidRDefault="00000000" w:rsidRPr="00000000" w14:paraId="000000B4">
      <w:pPr>
        <w:spacing w:after="200" w:lineRule="auto"/>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Table 6.1: Category-wise Distribution and Enrichment of Dark Pattern Dataset</w:t>
      </w:r>
    </w:p>
    <w:tbl>
      <w:tblPr>
        <w:tblStyle w:val="Table3"/>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45"/>
        <w:gridCol w:w="1410"/>
        <w:gridCol w:w="1530"/>
        <w:gridCol w:w="1485"/>
        <w:gridCol w:w="1395"/>
        <w:gridCol w:w="1335"/>
        <w:tblGridChange w:id="0">
          <w:tblGrid>
            <w:gridCol w:w="1845"/>
            <w:gridCol w:w="1410"/>
            <w:gridCol w:w="1530"/>
            <w:gridCol w:w="1485"/>
            <w:gridCol w:w="1395"/>
            <w:gridCol w:w="1335"/>
          </w:tblGrid>
        </w:tblGridChange>
      </w:tblGrid>
      <w:tr>
        <w:trPr>
          <w:cantSplit w:val="0"/>
          <w:tblHeader w:val="0"/>
        </w:trPr>
        <w:tc>
          <w:tcPr>
            <w:tcBorders>
              <w:top w:color="000000" w:space="0" w:sz="5" w:val="single"/>
              <w:left w:color="000000" w:space="0" w:sz="5" w:val="single"/>
              <w:bottom w:color="000000" w:space="0" w:sz="5" w:val="single"/>
              <w:right w:color="000000" w:space="0" w:sz="5" w:val="single"/>
            </w:tcBorders>
            <w:shd w:fill="efefef" w:val="clear"/>
            <w:tcMar>
              <w:top w:w="40.0" w:type="dxa"/>
              <w:left w:w="40.0" w:type="dxa"/>
              <w:bottom w:w="40.0" w:type="dxa"/>
              <w:right w:w="40.0" w:type="dxa"/>
            </w:tcMar>
            <w:vAlign w:val="center"/>
          </w:tcPr>
          <w:p w:rsidR="00000000" w:rsidDel="00000000" w:rsidP="00000000" w:rsidRDefault="00000000" w:rsidRPr="00000000" w14:paraId="000000B5">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Category</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efefef" w:val="clear"/>
            <w:tcMar>
              <w:top w:w="40.0" w:type="dxa"/>
              <w:left w:w="40.0" w:type="dxa"/>
              <w:bottom w:w="40.0" w:type="dxa"/>
              <w:right w:w="40.0" w:type="dxa"/>
            </w:tcMar>
            <w:vAlign w:val="center"/>
          </w:tcPr>
          <w:p w:rsidR="00000000" w:rsidDel="00000000" w:rsidP="00000000" w:rsidRDefault="00000000" w:rsidRPr="00000000" w14:paraId="000000B6">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Manual Identification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efefef" w:val="clear"/>
            <w:tcMar>
              <w:top w:w="40.0" w:type="dxa"/>
              <w:left w:w="40.0" w:type="dxa"/>
              <w:bottom w:w="40.0" w:type="dxa"/>
              <w:right w:w="40.0" w:type="dxa"/>
            </w:tcMar>
            <w:vAlign w:val="center"/>
          </w:tcPr>
          <w:p w:rsidR="00000000" w:rsidDel="00000000" w:rsidP="00000000" w:rsidRDefault="00000000" w:rsidRPr="00000000" w14:paraId="000000B7">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New Dark Patterns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efefef" w:val="clear"/>
            <w:tcMar>
              <w:top w:w="40.0" w:type="dxa"/>
              <w:left w:w="40.0" w:type="dxa"/>
              <w:bottom w:w="40.0" w:type="dxa"/>
              <w:right w:w="40.0" w:type="dxa"/>
            </w:tcMar>
            <w:vAlign w:val="center"/>
          </w:tcPr>
          <w:p w:rsidR="00000000" w:rsidDel="00000000" w:rsidP="00000000" w:rsidRDefault="00000000" w:rsidRPr="00000000" w14:paraId="000000B8">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Total Unique Patterns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efefef" w:val="clear"/>
            <w:tcMar>
              <w:top w:w="40.0" w:type="dxa"/>
              <w:left w:w="40.0" w:type="dxa"/>
              <w:bottom w:w="40.0" w:type="dxa"/>
              <w:right w:w="40.0" w:type="dxa"/>
            </w:tcMar>
            <w:vAlign w:val="center"/>
          </w:tcPr>
          <w:p w:rsidR="00000000" w:rsidDel="00000000" w:rsidP="00000000" w:rsidRDefault="00000000" w:rsidRPr="00000000" w14:paraId="000000B9">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Variable Patterns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efefef" w:val="clear"/>
            <w:tcMar>
              <w:top w:w="40.0" w:type="dxa"/>
              <w:left w:w="0.0" w:type="dxa"/>
              <w:bottom w:w="40.0" w:type="dxa"/>
              <w:right w:w="0.0" w:type="dxa"/>
            </w:tcMar>
            <w:vAlign w:val="center"/>
          </w:tcPr>
          <w:p w:rsidR="00000000" w:rsidDel="00000000" w:rsidP="00000000" w:rsidRDefault="00000000" w:rsidRPr="00000000" w14:paraId="000000BA">
            <w:pPr>
              <w:widowControl w:val="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Total Patterns</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BB">
            <w:pPr>
              <w:widowControl w:val="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Misdirection</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BC">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16</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BD">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34</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BE">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50</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BF">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48</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0C0">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98</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C1">
            <w:pPr>
              <w:widowControl w:val="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Social Proof</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C2">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25</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C3">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25</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C4">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50</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C5">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94</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0C6">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144</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C7">
            <w:pPr>
              <w:widowControl w:val="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Scarcity</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C8">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22</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C9">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28</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CA">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50</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CB">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66</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0CC">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116</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CD">
            <w:pPr>
              <w:widowControl w:val="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False Urgency</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CE">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37</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CF">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13</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D0">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50</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D1">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83</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0D2">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133</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D3">
            <w:pPr>
              <w:widowControl w:val="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Confirm Shaming</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D4">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15</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D5">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35</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D6">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50</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D7">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0D8">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50</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D9">
            <w:pPr>
              <w:widowControl w:val="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Subscription Traps</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DA">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DB">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48</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DC">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50</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DD">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54</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0DE">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104</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DF">
            <w:pPr>
              <w:widowControl w:val="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Forced Action</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E0">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E1">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44</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E2">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50</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E3">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0E4">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50</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E5">
            <w:pPr>
              <w:widowControl w:val="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Drip Pricing</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E6">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20</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E7">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30</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E8">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50</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E9">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28</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0EA">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78</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EB">
            <w:pPr>
              <w:widowControl w:val="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Disguised Ads</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EC">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ED">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45</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EE">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47</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EF">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0F0">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47</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F1">
            <w:pPr>
              <w:widowControl w:val="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Interface Interference</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F2">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F3">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28</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F4">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29</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F5">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0F6">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29</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efefef" w:val="clear"/>
            <w:tcMar>
              <w:top w:w="40.0" w:type="dxa"/>
              <w:left w:w="40.0" w:type="dxa"/>
              <w:bottom w:w="40.0" w:type="dxa"/>
              <w:right w:w="40.0" w:type="dxa"/>
            </w:tcMar>
            <w:vAlign w:val="bottom"/>
          </w:tcPr>
          <w:p w:rsidR="00000000" w:rsidDel="00000000" w:rsidP="00000000" w:rsidRDefault="00000000" w:rsidRPr="00000000" w14:paraId="000000F7">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Total</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efefef" w:val="clear"/>
            <w:tcMar>
              <w:top w:w="40.0" w:type="dxa"/>
              <w:left w:w="40.0" w:type="dxa"/>
              <w:bottom w:w="40.0" w:type="dxa"/>
              <w:right w:w="40.0" w:type="dxa"/>
            </w:tcMar>
            <w:vAlign w:val="bottom"/>
          </w:tcPr>
          <w:p w:rsidR="00000000" w:rsidDel="00000000" w:rsidP="00000000" w:rsidRDefault="00000000" w:rsidRPr="00000000" w14:paraId="000000F8">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146</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efefef" w:val="clear"/>
            <w:tcMar>
              <w:top w:w="40.0" w:type="dxa"/>
              <w:left w:w="40.0" w:type="dxa"/>
              <w:bottom w:w="40.0" w:type="dxa"/>
              <w:right w:w="40.0" w:type="dxa"/>
            </w:tcMar>
            <w:vAlign w:val="bottom"/>
          </w:tcPr>
          <w:p w:rsidR="00000000" w:rsidDel="00000000" w:rsidP="00000000" w:rsidRDefault="00000000" w:rsidRPr="00000000" w14:paraId="000000F9">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330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efefef" w:val="clear"/>
            <w:tcMar>
              <w:top w:w="40.0" w:type="dxa"/>
              <w:left w:w="40.0" w:type="dxa"/>
              <w:bottom w:w="40.0" w:type="dxa"/>
              <w:right w:w="40.0" w:type="dxa"/>
            </w:tcMar>
            <w:vAlign w:val="bottom"/>
          </w:tcPr>
          <w:p w:rsidR="00000000" w:rsidDel="00000000" w:rsidP="00000000" w:rsidRDefault="00000000" w:rsidRPr="00000000" w14:paraId="000000FA">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476</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efefef" w:val="clear"/>
            <w:tcMar>
              <w:top w:w="40.0" w:type="dxa"/>
              <w:left w:w="40.0" w:type="dxa"/>
              <w:bottom w:w="40.0" w:type="dxa"/>
              <w:right w:w="40.0" w:type="dxa"/>
            </w:tcMar>
            <w:vAlign w:val="bottom"/>
          </w:tcPr>
          <w:p w:rsidR="00000000" w:rsidDel="00000000" w:rsidP="00000000" w:rsidRDefault="00000000" w:rsidRPr="00000000" w14:paraId="000000FB">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373</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efefef" w:val="clear"/>
            <w:tcMar>
              <w:top w:w="40.0" w:type="dxa"/>
              <w:left w:w="40.0" w:type="dxa"/>
              <w:bottom w:w="40.0" w:type="dxa"/>
              <w:right w:w="40.0" w:type="dxa"/>
            </w:tcMar>
            <w:vAlign w:val="bottom"/>
          </w:tcPr>
          <w:p w:rsidR="00000000" w:rsidDel="00000000" w:rsidP="00000000" w:rsidRDefault="00000000" w:rsidRPr="00000000" w14:paraId="000000FC">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849</w:t>
            </w:r>
            <w:r w:rsidDel="00000000" w:rsidR="00000000" w:rsidRPr="00000000">
              <w:rPr>
                <w:rtl w:val="0"/>
              </w:rPr>
            </w:r>
          </w:p>
        </w:tc>
      </w:tr>
    </w:tbl>
    <w:p w:rsidR="00000000" w:rsidDel="00000000" w:rsidP="00000000" w:rsidRDefault="00000000" w:rsidRPr="00000000" w14:paraId="000000FD">
      <w:pPr>
        <w:spacing w:after="200" w:lineRule="auto"/>
        <w:jc w:val="both"/>
        <w:rPr>
          <w:rFonts w:ascii="Times New Roman" w:cs="Times New Roman" w:eastAsia="Times New Roman" w:hAnsi="Times New Roman"/>
          <w:sz w:val="24"/>
          <w:szCs w:val="24"/>
        </w:rPr>
        <w:sectPr>
          <w:footerReference r:id="rId18" w:type="default"/>
          <w:type w:val="nextPage"/>
          <w:pgSz w:h="16834" w:w="11909" w:orient="portrait"/>
          <w:pgMar w:bottom="1440.0000000000002" w:top="1440.0000000000002" w:left="1440.0000000000002" w:right="1440.0000000000002" w:header="720" w:footer="720"/>
          <w:pgNumType w:start="1"/>
        </w:sectPr>
      </w:pPr>
      <w:r w:rsidDel="00000000" w:rsidR="00000000" w:rsidRPr="00000000">
        <w:rPr>
          <w:rtl w:val="0"/>
        </w:rPr>
      </w:r>
    </w:p>
    <w:p w:rsidR="00000000" w:rsidDel="00000000" w:rsidP="00000000" w:rsidRDefault="00000000" w:rsidRPr="00000000" w14:paraId="000000F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sectPr>
          <w:footerReference r:id="rId19" w:type="default"/>
          <w:type w:val="nextPage"/>
          <w:pgSz w:h="16834" w:w="11909" w:orient="portrait"/>
          <w:pgMar w:bottom="1440.0000000000002" w:top="1440.0000000000002" w:left="1440.0000000000002" w:right="1440.0000000000002" w:header="720" w:footer="720"/>
          <w:pgNumType w:start="1"/>
        </w:sectPr>
      </w:pPr>
      <w:bookmarkStart w:colFirst="0" w:colLast="0" w:name="_b9g45hc4d68t" w:id="38"/>
      <w:bookmarkEnd w:id="3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7. Experiments</w:t>
      </w:r>
      <w:r w:rsidDel="00000000" w:rsidR="00000000" w:rsidRPr="00000000">
        <w:rPr>
          <w:rtl w:val="0"/>
        </w:rPr>
      </w:r>
    </w:p>
    <w:p w:rsidR="00000000" w:rsidDel="00000000" w:rsidP="00000000" w:rsidRDefault="00000000" w:rsidRPr="00000000" w14:paraId="000000FF">
      <w:pPr>
        <w:pStyle w:val="Heading1"/>
        <w:keepNext w:val="0"/>
        <w:keepLines w:val="0"/>
        <w:pBdr>
          <w:top w:space="0" w:sz="0" w:val="nil"/>
          <w:left w:space="0" w:sz="0" w:val="nil"/>
          <w:bottom w:space="0" w:sz="0" w:val="nil"/>
          <w:right w:space="0" w:sz="0" w:val="nil"/>
          <w:between w:space="0" w:sz="0" w:val="nil"/>
        </w:pBdr>
        <w:spacing w:before="480" w:lineRule="auto"/>
        <w:jc w:val="both"/>
        <w:rPr>
          <w:rFonts w:ascii="Times New Roman" w:cs="Times New Roman" w:eastAsia="Times New Roman" w:hAnsi="Times New Roman"/>
          <w:b w:val="1"/>
          <w:bCs w:val="1"/>
          <w:sz w:val="28"/>
          <w:szCs w:val="28"/>
        </w:rPr>
      </w:pPr>
      <w:bookmarkStart w:colFirst="0" w:colLast="0" w:name="_axsyznrsrmuq" w:id="39"/>
      <w:bookmarkEnd w:id="39"/>
      <w:r w:rsidDel="00000000" w:rsidR="00000000" w:rsidRPr="00000000">
        <w:rPr>
          <w:rFonts w:ascii="Times New Roman" w:cs="Times New Roman" w:eastAsia="Times New Roman" w:hAnsi="Times New Roman"/>
          <w:b w:val="1"/>
          <w:bCs w:val="1"/>
          <w:sz w:val="28"/>
          <w:szCs w:val="28"/>
          <w:rtl w:val="0"/>
        </w:rPr>
        <w:t xml:space="preserve">7. Experiments</w:t>
      </w:r>
    </w:p>
    <w:p w:rsidR="00000000" w:rsidDel="00000000" w:rsidP="00000000" w:rsidRDefault="00000000" w:rsidRPr="00000000" w14:paraId="00000100">
      <w:pPr>
        <w:pStyle w:val="Heading2"/>
        <w:keepNext w:val="0"/>
        <w:keepLines w:val="0"/>
        <w:spacing w:after="80" w:before="360" w:line="276" w:lineRule="auto"/>
        <w:rPr/>
      </w:pPr>
      <w:bookmarkStart w:colFirst="0" w:colLast="0" w:name="_ytg0ztqi6fr8" w:id="40"/>
      <w:bookmarkEnd w:id="40"/>
      <w:r w:rsidDel="00000000" w:rsidR="00000000" w:rsidRPr="00000000">
        <w:rPr>
          <w:rtl w:val="0"/>
        </w:rPr>
        <w:t xml:space="preserve">7.1 Experimental Overview</w:t>
      </w:r>
    </w:p>
    <w:p w:rsidR="00000000" w:rsidDel="00000000" w:rsidP="00000000" w:rsidRDefault="00000000" w:rsidRPr="00000000" w14:paraId="00000101">
      <w:pPr>
        <w:spacing w:after="100" w:before="100" w:line="276"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following describes the complete experimental process used for both the creation of the dark pattern data set and for testing its effectiveness at automated detection. The approach consists of three stages, each building on the insights gained from the previous one. Stage 1 sets a baseline with an existing labelled corpus and uses it to train a model on a scraped corpus of e-commerce text. In Stage 2, the model is further trained on ten categories of dark patterns by incorporating manually verified annotations. In Stage 3, a class imbalance found in external validation is addressed, resulting in the final, deployable dataset and classification model.</w:t>
      </w:r>
    </w:p>
    <w:p w:rsidR="00000000" w:rsidDel="00000000" w:rsidP="00000000" w:rsidRDefault="00000000" w:rsidRPr="00000000" w14:paraId="00000102">
      <w:pPr>
        <w:spacing w:after="100" w:before="100" w:line="276"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Throughout the research, we use contextual embeddings from RoBERTa as our main feature representation and train classical machine learning (ML) classifiers on these pre-computed feature vectors. This approach facilitates comparative evaluation across different classifiers without the confounding effects of end-to-end fine-tuning, and enables effective training on a small but carefully-annotated data set.</w:t>
      </w:r>
    </w:p>
    <w:p w:rsidR="00000000" w:rsidDel="00000000" w:rsidP="00000000" w:rsidRDefault="00000000" w:rsidRPr="00000000" w14:paraId="00000103">
      <w:pPr>
        <w:pStyle w:val="Heading2"/>
        <w:keepNext w:val="0"/>
        <w:keepLines w:val="0"/>
        <w:spacing w:line="276" w:lineRule="auto"/>
        <w:rPr/>
      </w:pPr>
      <w:bookmarkStart w:colFirst="0" w:colLast="0" w:name="_ziitplykr25d" w:id="41"/>
      <w:bookmarkEnd w:id="41"/>
      <w:r w:rsidDel="00000000" w:rsidR="00000000" w:rsidRPr="00000000">
        <w:rPr>
          <w:rtl w:val="0"/>
        </w:rPr>
        <w:t xml:space="preserve">7.2 Dataset Construction and Evolution</w:t>
      </w:r>
    </w:p>
    <w:p w:rsidR="00000000" w:rsidDel="00000000" w:rsidP="00000000" w:rsidRDefault="00000000" w:rsidRPr="00000000" w14:paraId="00000104">
      <w:pPr>
        <w:pStyle w:val="Heading3"/>
        <w:keepNext w:val="0"/>
        <w:keepLines w:val="0"/>
        <w:spacing w:after="80" w:before="280" w:line="276" w:lineRule="auto"/>
        <w:rPr/>
      </w:pPr>
      <w:bookmarkStart w:colFirst="0" w:colLast="0" w:name="_l8ehv1sht4cq" w:id="42"/>
      <w:bookmarkEnd w:id="42"/>
      <w:r w:rsidDel="00000000" w:rsidR="00000000" w:rsidRPr="00000000">
        <w:rPr>
          <w:rtl w:val="0"/>
        </w:rPr>
        <w:t xml:space="preserve">7.2.1 Stage 1: Applying the Baseline Model</w:t>
      </w:r>
    </w:p>
    <w:p w:rsidR="00000000" w:rsidDel="00000000" w:rsidP="00000000" w:rsidRDefault="00000000" w:rsidRPr="00000000" w14:paraId="00000105">
      <w:pPr>
        <w:spacing w:after="100" w:before="100" w:line="276"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study's labeling pipeline builds on the model trained by Yada [21] on the Mathur et al. [1] benchmark corpus. Mathur's corpus contains 1,818 instances of dark patterns. Yada filtered out null and duplicate texts from these 1,818 instances, bringing down the number to 1,178 dark pattern texts, and expanded this dataset by adding 1,178 Not Dark Pattern texts. Then employed a RoBERTa (uncased) and a Logistic Regression classifier that can differentiate between five different dark patterns, namely: Misdirection, Not Dark Pattern, Scarcity, Social Proof, and Urgency. This research uses that model as a starting point, and expands the set of categories it classifies, and its training data to a larger corpus of e-commerce text extracted from popular sites from India, the US, Europe, and Australia. The Yada model was applied to a scraped corpus of 107,753 text segments from e-commerce product pages, payment flows, and banners. The label distribution over the corpus is given in Table 7.1.</w:t>
      </w:r>
    </w:p>
    <w:p w:rsidR="00000000" w:rsidDel="00000000" w:rsidP="00000000" w:rsidRDefault="00000000" w:rsidRPr="00000000" w14:paraId="00000106">
      <w:pPr>
        <w:spacing w:after="60" w:before="180" w:line="276" w:lineRule="auto"/>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Table 7.1: Baseline Model Label Predictions on the Scraped Corpus (n = 107,753)</w:t>
      </w:r>
    </w:p>
    <w:tbl>
      <w:tblPr>
        <w:tblStyle w:val="Table4"/>
        <w:tblW w:w="8385.0" w:type="dxa"/>
        <w:jc w:val="left"/>
        <w:tblLayout w:type="fixed"/>
        <w:tblLook w:val="0600"/>
      </w:tblPr>
      <w:tblGrid>
        <w:gridCol w:w="3615"/>
        <w:gridCol w:w="2520"/>
        <w:gridCol w:w="2250"/>
        <w:tblGridChange w:id="0">
          <w:tblGrid>
            <w:gridCol w:w="3615"/>
            <w:gridCol w:w="2520"/>
            <w:gridCol w:w="2250"/>
          </w:tblGrid>
        </w:tblGridChange>
      </w:tblGrid>
      <w:tr>
        <w:trPr>
          <w:cantSplit w:val="0"/>
          <w:trHeight w:val="309.4775390625" w:hRule="atLeast"/>
          <w:tblHeader w:val="0"/>
        </w:trPr>
        <w:tc>
          <w:tcPr>
            <w:tcBorders>
              <w:top w:color="000000" w:space="0" w:sz="5" w:val="single"/>
              <w:left w:color="000000" w:space="0" w:sz="5" w:val="single"/>
              <w:bottom w:color="000000" w:space="0" w:sz="5" w:val="single"/>
              <w:right w:color="000000" w:space="0" w:sz="5" w:val="single"/>
            </w:tcBorders>
            <w:shd w:fill="efefef" w:val="clear"/>
            <w:tcMar>
              <w:left w:w="160.0" w:type="dxa"/>
              <w:right w:w="160.0" w:type="dxa"/>
            </w:tcMar>
          </w:tcPr>
          <w:p w:rsidR="00000000" w:rsidDel="00000000" w:rsidP="00000000" w:rsidRDefault="00000000" w:rsidRPr="00000000" w14:paraId="00000107">
            <w:pPr>
              <w:spacing w:line="276"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Predicted Category</w:t>
            </w:r>
          </w:p>
        </w:tc>
        <w:tc>
          <w:tcPr>
            <w:tcBorders>
              <w:top w:color="000000" w:space="0" w:sz="5" w:val="single"/>
              <w:left w:color="000000" w:space="0" w:sz="5" w:val="single"/>
              <w:bottom w:color="000000" w:space="0" w:sz="5" w:val="single"/>
              <w:right w:color="000000" w:space="0" w:sz="5" w:val="single"/>
            </w:tcBorders>
            <w:shd w:fill="efefef" w:val="clear"/>
            <w:tcMar>
              <w:left w:w="160.0" w:type="dxa"/>
              <w:right w:w="160.0" w:type="dxa"/>
            </w:tcMar>
          </w:tcPr>
          <w:p w:rsidR="00000000" w:rsidDel="00000000" w:rsidP="00000000" w:rsidRDefault="00000000" w:rsidRPr="00000000" w14:paraId="00000108">
            <w:pPr>
              <w:spacing w:line="276"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Instance Count</w:t>
            </w:r>
          </w:p>
        </w:tc>
        <w:tc>
          <w:tcPr>
            <w:tcBorders>
              <w:top w:color="000000" w:space="0" w:sz="5" w:val="single"/>
              <w:left w:color="000000" w:space="0" w:sz="5" w:val="single"/>
              <w:bottom w:color="000000" w:space="0" w:sz="5" w:val="single"/>
              <w:right w:color="000000" w:space="0" w:sz="5" w:val="single"/>
            </w:tcBorders>
            <w:shd w:fill="efefef" w:val="clear"/>
            <w:tcMar>
              <w:top w:w="0.0" w:type="dxa"/>
              <w:left w:w="20.0" w:type="dxa"/>
              <w:bottom w:w="0.0" w:type="dxa"/>
              <w:right w:w="20.0" w:type="dxa"/>
            </w:tcMar>
            <w:vAlign w:val="center"/>
          </w:tcPr>
          <w:p w:rsidR="00000000" w:rsidDel="00000000" w:rsidP="00000000" w:rsidRDefault="00000000" w:rsidRPr="00000000" w14:paraId="00000109">
            <w:pPr>
              <w:spacing w:line="276"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 of Total</w:t>
            </w:r>
          </w:p>
        </w:tc>
      </w:tr>
      <w:tr>
        <w:trPr>
          <w:cantSplit w:val="0"/>
          <w:trHeight w:val="301.977539062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left w:w="160.0" w:type="dxa"/>
              <w:right w:w="160.0" w:type="dxa"/>
            </w:tcMar>
          </w:tcPr>
          <w:p w:rsidR="00000000" w:rsidDel="00000000" w:rsidP="00000000" w:rsidRDefault="00000000" w:rsidRPr="00000000" w14:paraId="0000010A">
            <w:pPr>
              <w:spacing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Not Dark Pattern</w:t>
            </w:r>
          </w:p>
        </w:tc>
        <w:tc>
          <w:tcPr>
            <w:tcBorders>
              <w:top w:color="000000" w:space="0" w:sz="5" w:val="single"/>
              <w:left w:color="000000" w:space="0" w:sz="5" w:val="single"/>
              <w:bottom w:color="000000" w:space="0" w:sz="5" w:val="single"/>
              <w:right w:color="000000" w:space="0" w:sz="5" w:val="single"/>
            </w:tcBorders>
            <w:shd w:fill="ffffff" w:val="clear"/>
            <w:tcMar>
              <w:left w:w="160.0" w:type="dxa"/>
              <w:right w:w="160.0" w:type="dxa"/>
            </w:tcMar>
          </w:tcPr>
          <w:p w:rsidR="00000000" w:rsidDel="00000000" w:rsidP="00000000" w:rsidRDefault="00000000" w:rsidRPr="00000000" w14:paraId="0000010B">
            <w:pPr>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83,240</w:t>
            </w:r>
          </w:p>
        </w:tc>
        <w:tc>
          <w:tcPr>
            <w:tcBorders>
              <w:top w:color="000000" w:space="0" w:sz="5" w:val="single"/>
              <w:left w:color="000000" w:space="0" w:sz="5" w:val="single"/>
              <w:bottom w:color="000000" w:space="0" w:sz="5" w:val="single"/>
              <w:right w:color="000000" w:space="0" w:sz="5" w:val="single"/>
            </w:tcBorders>
            <w:shd w:fill="ffffff" w:val="clear"/>
            <w:tcMar>
              <w:top w:w="0.0" w:type="dxa"/>
              <w:left w:w="20.0" w:type="dxa"/>
              <w:bottom w:w="0.0" w:type="dxa"/>
              <w:right w:w="20.0" w:type="dxa"/>
            </w:tcMar>
            <w:vAlign w:val="center"/>
          </w:tcPr>
          <w:p w:rsidR="00000000" w:rsidDel="00000000" w:rsidP="00000000" w:rsidRDefault="00000000" w:rsidRPr="00000000" w14:paraId="0000010C">
            <w:pPr>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77.27%</w:t>
            </w:r>
          </w:p>
        </w:tc>
      </w:tr>
      <w:tr>
        <w:trPr>
          <w:cantSplit w:val="0"/>
          <w:trHeight w:val="301.977539062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left w:w="160.0" w:type="dxa"/>
              <w:right w:w="160.0" w:type="dxa"/>
            </w:tcMar>
          </w:tcPr>
          <w:p w:rsidR="00000000" w:rsidDel="00000000" w:rsidP="00000000" w:rsidRDefault="00000000" w:rsidRPr="00000000" w14:paraId="0000010D">
            <w:pPr>
              <w:spacing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Misdirection</w:t>
            </w:r>
          </w:p>
        </w:tc>
        <w:tc>
          <w:tcPr>
            <w:tcBorders>
              <w:top w:color="000000" w:space="0" w:sz="5" w:val="single"/>
              <w:left w:color="000000" w:space="0" w:sz="5" w:val="single"/>
              <w:bottom w:color="000000" w:space="0" w:sz="5" w:val="single"/>
              <w:right w:color="000000" w:space="0" w:sz="5" w:val="single"/>
            </w:tcBorders>
            <w:shd w:fill="ffffff" w:val="clear"/>
            <w:tcMar>
              <w:left w:w="160.0" w:type="dxa"/>
              <w:right w:w="160.0" w:type="dxa"/>
            </w:tcMar>
          </w:tcPr>
          <w:p w:rsidR="00000000" w:rsidDel="00000000" w:rsidP="00000000" w:rsidRDefault="00000000" w:rsidRPr="00000000" w14:paraId="0000010E">
            <w:pPr>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16,561</w:t>
            </w:r>
          </w:p>
        </w:tc>
        <w:tc>
          <w:tcPr>
            <w:tcBorders>
              <w:top w:color="000000" w:space="0" w:sz="5" w:val="single"/>
              <w:left w:color="000000" w:space="0" w:sz="5" w:val="single"/>
              <w:bottom w:color="000000" w:space="0" w:sz="5" w:val="single"/>
              <w:right w:color="000000" w:space="0" w:sz="5" w:val="single"/>
            </w:tcBorders>
            <w:shd w:fill="ffffff" w:val="clear"/>
            <w:tcMar>
              <w:top w:w="0.0" w:type="dxa"/>
              <w:left w:w="20.0" w:type="dxa"/>
              <w:bottom w:w="0.0" w:type="dxa"/>
              <w:right w:w="20.0" w:type="dxa"/>
            </w:tcMar>
            <w:vAlign w:val="center"/>
          </w:tcPr>
          <w:p w:rsidR="00000000" w:rsidDel="00000000" w:rsidP="00000000" w:rsidRDefault="00000000" w:rsidRPr="00000000" w14:paraId="0000010F">
            <w:pPr>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15.37%</w:t>
            </w:r>
          </w:p>
        </w:tc>
      </w:tr>
      <w:tr>
        <w:trPr>
          <w:cantSplit w:val="0"/>
          <w:trHeight w:val="301.977539062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left w:w="160.0" w:type="dxa"/>
              <w:right w:w="160.0" w:type="dxa"/>
            </w:tcMar>
          </w:tcPr>
          <w:p w:rsidR="00000000" w:rsidDel="00000000" w:rsidP="00000000" w:rsidRDefault="00000000" w:rsidRPr="00000000" w14:paraId="00000110">
            <w:pPr>
              <w:spacing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Urgency</w:t>
            </w:r>
          </w:p>
        </w:tc>
        <w:tc>
          <w:tcPr>
            <w:tcBorders>
              <w:top w:color="000000" w:space="0" w:sz="5" w:val="single"/>
              <w:left w:color="000000" w:space="0" w:sz="5" w:val="single"/>
              <w:bottom w:color="000000" w:space="0" w:sz="5" w:val="single"/>
              <w:right w:color="000000" w:space="0" w:sz="5" w:val="single"/>
            </w:tcBorders>
            <w:shd w:fill="ffffff" w:val="clear"/>
            <w:tcMar>
              <w:left w:w="160.0" w:type="dxa"/>
              <w:right w:w="160.0" w:type="dxa"/>
            </w:tcMar>
          </w:tcPr>
          <w:p w:rsidR="00000000" w:rsidDel="00000000" w:rsidP="00000000" w:rsidRDefault="00000000" w:rsidRPr="00000000" w14:paraId="00000111">
            <w:pPr>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3,769</w:t>
            </w:r>
          </w:p>
        </w:tc>
        <w:tc>
          <w:tcPr>
            <w:tcBorders>
              <w:top w:color="000000" w:space="0" w:sz="5" w:val="single"/>
              <w:left w:color="000000" w:space="0" w:sz="5" w:val="single"/>
              <w:bottom w:color="000000" w:space="0" w:sz="5" w:val="single"/>
              <w:right w:color="000000" w:space="0" w:sz="5" w:val="single"/>
            </w:tcBorders>
            <w:shd w:fill="ffffff" w:val="clear"/>
            <w:tcMar>
              <w:top w:w="0.0" w:type="dxa"/>
              <w:left w:w="20.0" w:type="dxa"/>
              <w:bottom w:w="0.0" w:type="dxa"/>
              <w:right w:w="20.0" w:type="dxa"/>
            </w:tcMar>
            <w:vAlign w:val="center"/>
          </w:tcPr>
          <w:p w:rsidR="00000000" w:rsidDel="00000000" w:rsidP="00000000" w:rsidRDefault="00000000" w:rsidRPr="00000000" w14:paraId="00000112">
            <w:pPr>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3.50%</w:t>
            </w:r>
          </w:p>
        </w:tc>
      </w:tr>
      <w:tr>
        <w:trPr>
          <w:cantSplit w:val="0"/>
          <w:trHeight w:val="15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left w:w="160.0" w:type="dxa"/>
              <w:right w:w="160.0" w:type="dxa"/>
            </w:tcMar>
          </w:tcPr>
          <w:p w:rsidR="00000000" w:rsidDel="00000000" w:rsidP="00000000" w:rsidRDefault="00000000" w:rsidRPr="00000000" w14:paraId="00000113">
            <w:pPr>
              <w:spacing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Social Proof</w:t>
            </w:r>
          </w:p>
        </w:tc>
        <w:tc>
          <w:tcPr>
            <w:tcBorders>
              <w:top w:color="000000" w:space="0" w:sz="5" w:val="single"/>
              <w:left w:color="000000" w:space="0" w:sz="5" w:val="single"/>
              <w:bottom w:color="000000" w:space="0" w:sz="5" w:val="single"/>
              <w:right w:color="000000" w:space="0" w:sz="5" w:val="single"/>
            </w:tcBorders>
            <w:shd w:fill="ffffff" w:val="clear"/>
            <w:tcMar>
              <w:left w:w="160.0" w:type="dxa"/>
              <w:right w:w="160.0" w:type="dxa"/>
            </w:tcMar>
          </w:tcPr>
          <w:p w:rsidR="00000000" w:rsidDel="00000000" w:rsidP="00000000" w:rsidRDefault="00000000" w:rsidRPr="00000000" w14:paraId="00000114">
            <w:pPr>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3,007</w:t>
            </w:r>
          </w:p>
        </w:tc>
        <w:tc>
          <w:tcPr>
            <w:tcBorders>
              <w:top w:color="000000" w:space="0" w:sz="5" w:val="single"/>
              <w:left w:color="000000" w:space="0" w:sz="5" w:val="single"/>
              <w:bottom w:color="000000" w:space="0" w:sz="5" w:val="single"/>
              <w:right w:color="000000" w:space="0" w:sz="5" w:val="single"/>
            </w:tcBorders>
            <w:shd w:fill="ffffff" w:val="clear"/>
            <w:tcMar>
              <w:top w:w="0.0" w:type="dxa"/>
              <w:left w:w="20.0" w:type="dxa"/>
              <w:bottom w:w="0.0" w:type="dxa"/>
              <w:right w:w="20.0" w:type="dxa"/>
            </w:tcMar>
            <w:vAlign w:val="center"/>
          </w:tcPr>
          <w:p w:rsidR="00000000" w:rsidDel="00000000" w:rsidP="00000000" w:rsidRDefault="00000000" w:rsidRPr="00000000" w14:paraId="00000115">
            <w:pPr>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2.79%</w:t>
            </w:r>
          </w:p>
        </w:tc>
      </w:tr>
      <w:tr>
        <w:trPr>
          <w:cantSplit w:val="0"/>
          <w:trHeight w:val="25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left w:w="160.0" w:type="dxa"/>
              <w:right w:w="160.0" w:type="dxa"/>
            </w:tcMar>
          </w:tcPr>
          <w:p w:rsidR="00000000" w:rsidDel="00000000" w:rsidP="00000000" w:rsidRDefault="00000000" w:rsidRPr="00000000" w14:paraId="00000116">
            <w:pPr>
              <w:spacing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Scarcity</w:t>
            </w:r>
          </w:p>
        </w:tc>
        <w:tc>
          <w:tcPr>
            <w:tcBorders>
              <w:top w:color="000000" w:space="0" w:sz="5" w:val="single"/>
              <w:left w:color="000000" w:space="0" w:sz="5" w:val="single"/>
              <w:bottom w:color="000000" w:space="0" w:sz="5" w:val="single"/>
              <w:right w:color="000000" w:space="0" w:sz="5" w:val="single"/>
            </w:tcBorders>
            <w:shd w:fill="ffffff" w:val="clear"/>
            <w:tcMar>
              <w:left w:w="160.0" w:type="dxa"/>
              <w:right w:w="160.0" w:type="dxa"/>
            </w:tcMar>
          </w:tcPr>
          <w:p w:rsidR="00000000" w:rsidDel="00000000" w:rsidP="00000000" w:rsidRDefault="00000000" w:rsidRPr="00000000" w14:paraId="00000117">
            <w:pPr>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1,155</w:t>
            </w:r>
          </w:p>
        </w:tc>
        <w:tc>
          <w:tcPr>
            <w:tcBorders>
              <w:top w:color="000000" w:space="0" w:sz="5" w:val="single"/>
              <w:left w:color="000000" w:space="0" w:sz="5" w:val="single"/>
              <w:bottom w:color="000000" w:space="0" w:sz="5" w:val="single"/>
              <w:right w:color="000000" w:space="0" w:sz="5" w:val="single"/>
            </w:tcBorders>
            <w:tcMar>
              <w:top w:w="0.0" w:type="dxa"/>
              <w:left w:w="20.0" w:type="dxa"/>
              <w:bottom w:w="0.0" w:type="dxa"/>
              <w:right w:w="20.0" w:type="dxa"/>
            </w:tcMar>
            <w:vAlign w:val="center"/>
          </w:tcPr>
          <w:p w:rsidR="00000000" w:rsidDel="00000000" w:rsidP="00000000" w:rsidRDefault="00000000" w:rsidRPr="00000000" w14:paraId="00000118">
            <w:pPr>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1.07%</w:t>
            </w:r>
          </w:p>
        </w:tc>
      </w:tr>
      <w:tr>
        <w:trPr>
          <w:cantSplit w:val="0"/>
          <w:trHeight w:val="264.4775390625" w:hRule="atLeast"/>
          <w:tblHeader w:val="0"/>
        </w:trPr>
        <w:tc>
          <w:tcPr>
            <w:tcBorders>
              <w:top w:color="000000" w:space="0" w:sz="5" w:val="single"/>
              <w:left w:color="000000" w:space="0" w:sz="5" w:val="single"/>
              <w:bottom w:color="000000" w:space="0" w:sz="5" w:val="single"/>
              <w:right w:color="000000" w:space="0" w:sz="5" w:val="single"/>
            </w:tcBorders>
            <w:shd w:fill="efefef" w:val="clear"/>
            <w:tcMar>
              <w:left w:w="160.0" w:type="dxa"/>
              <w:right w:w="160.0" w:type="dxa"/>
            </w:tcMar>
          </w:tcPr>
          <w:p w:rsidR="00000000" w:rsidDel="00000000" w:rsidP="00000000" w:rsidRDefault="00000000" w:rsidRPr="00000000" w14:paraId="00000119">
            <w:pPr>
              <w:spacing w:line="276"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Total</w:t>
            </w:r>
          </w:p>
        </w:tc>
        <w:tc>
          <w:tcPr>
            <w:tcBorders>
              <w:top w:color="000000" w:space="0" w:sz="5" w:val="single"/>
              <w:left w:color="000000" w:space="0" w:sz="5" w:val="single"/>
              <w:bottom w:color="000000" w:space="0" w:sz="5" w:val="single"/>
              <w:right w:color="000000" w:space="0" w:sz="5" w:val="single"/>
            </w:tcBorders>
            <w:shd w:fill="efefef" w:val="clear"/>
            <w:tcMar>
              <w:left w:w="160.0" w:type="dxa"/>
              <w:right w:w="160.0" w:type="dxa"/>
            </w:tcMar>
          </w:tcPr>
          <w:p w:rsidR="00000000" w:rsidDel="00000000" w:rsidP="00000000" w:rsidRDefault="00000000" w:rsidRPr="00000000" w14:paraId="0000011A">
            <w:pPr>
              <w:spacing w:line="276"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107,732</w:t>
            </w:r>
          </w:p>
        </w:tc>
        <w:tc>
          <w:tcPr>
            <w:tcBorders>
              <w:top w:color="000000" w:space="0" w:sz="5" w:val="single"/>
              <w:left w:color="000000" w:space="0" w:sz="5" w:val="single"/>
              <w:bottom w:color="000000" w:space="0" w:sz="5" w:val="single"/>
              <w:right w:color="000000" w:space="0" w:sz="5" w:val="single"/>
            </w:tcBorders>
            <w:shd w:fill="efefef" w:val="clear"/>
            <w:tcMar>
              <w:top w:w="0.0" w:type="dxa"/>
              <w:left w:w="20.0" w:type="dxa"/>
              <w:bottom w:w="0.0" w:type="dxa"/>
              <w:right w:w="20.0" w:type="dxa"/>
            </w:tcMar>
            <w:vAlign w:val="center"/>
          </w:tcPr>
          <w:p w:rsidR="00000000" w:rsidDel="00000000" w:rsidP="00000000" w:rsidRDefault="00000000" w:rsidRPr="00000000" w14:paraId="0000011B">
            <w:pPr>
              <w:spacing w:line="276"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100.00%</w:t>
            </w:r>
          </w:p>
        </w:tc>
      </w:tr>
    </w:tbl>
    <w:p w:rsidR="00000000" w:rsidDel="00000000" w:rsidP="00000000" w:rsidRDefault="00000000" w:rsidRPr="00000000" w14:paraId="0000011C">
      <w:pPr>
        <w:spacing w:after="100" w:before="200" w:line="276"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distribution of the predicted labels shows a typical pattern of the baseline model on a more diverse and extensive corpus: the majority of instances are classified as Not Dark Pattern (83,240 instances), with Misdirection being the most common positive class. In order to understand the validity of these predictions, the entire set of 107,753 instances was hand-checked. This manual review led to the confusion metrics shown in Table 7.2.1.</w:t>
      </w:r>
    </w:p>
    <w:p w:rsidR="00000000" w:rsidDel="00000000" w:rsidP="00000000" w:rsidRDefault="00000000" w:rsidRPr="00000000" w14:paraId="0000011D">
      <w:pPr>
        <w:spacing w:after="60" w:before="1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rtl w:val="0"/>
        </w:rPr>
        <w:t xml:space="preserve">Table 7.2.1: Confusion Matrix for Baseline Model Predictions (Manual Verification, n = 107,753)</w:t>
      </w:r>
      <w:r w:rsidDel="00000000" w:rsidR="00000000" w:rsidRPr="00000000">
        <w:rPr>
          <w:rtl w:val="0"/>
        </w:rPr>
      </w:r>
    </w:p>
    <w:tbl>
      <w:tblPr>
        <w:tblStyle w:val="Table5"/>
        <w:tblW w:w="84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65"/>
        <w:gridCol w:w="2645"/>
        <w:gridCol w:w="3065"/>
        <w:tblGridChange w:id="0">
          <w:tblGrid>
            <w:gridCol w:w="2765"/>
            <w:gridCol w:w="2645"/>
            <w:gridCol w:w="3065"/>
          </w:tblGrid>
        </w:tblGridChange>
      </w:tblGrid>
      <w:tr>
        <w:trPr>
          <w:cantSplit w:val="0"/>
          <w:trHeight w:val="355" w:hRule="atLeast"/>
          <w:tblHeader w:val="0"/>
        </w:trPr>
        <w:tc>
          <w:tcPr>
            <w:shd w:fill="efefef" w:val="clear"/>
          </w:tcPr>
          <w:p w:rsidR="00000000" w:rsidDel="00000000" w:rsidP="00000000" w:rsidRDefault="00000000" w:rsidRPr="00000000" w14:paraId="0000011E">
            <w:pPr>
              <w:spacing w:line="276" w:lineRule="auto"/>
              <w:jc w:val="center"/>
              <w:rPr>
                <w:rFonts w:ascii="Times New Roman" w:cs="Times New Roman" w:eastAsia="Times New Roman" w:hAnsi="Times New Roman"/>
                <w:sz w:val="20"/>
                <w:szCs w:val="20"/>
              </w:rPr>
            </w:pPr>
            <w:r w:rsidDel="00000000" w:rsidR="00000000" w:rsidRPr="00000000">
              <w:rPr>
                <w:rtl w:val="0"/>
              </w:rPr>
            </w:r>
          </w:p>
        </w:tc>
        <w:tc>
          <w:tcPr>
            <w:shd w:fill="efefef" w:val="clear"/>
          </w:tcPr>
          <w:p w:rsidR="00000000" w:rsidDel="00000000" w:rsidP="00000000" w:rsidRDefault="00000000" w:rsidRPr="00000000" w14:paraId="0000011F">
            <w:pPr>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Predicted Dark Pattern</w:t>
            </w:r>
            <w:r w:rsidDel="00000000" w:rsidR="00000000" w:rsidRPr="00000000">
              <w:rPr>
                <w:rtl w:val="0"/>
              </w:rPr>
            </w:r>
          </w:p>
        </w:tc>
        <w:tc>
          <w:tcPr>
            <w:shd w:fill="efefef" w:val="clear"/>
          </w:tcPr>
          <w:p w:rsidR="00000000" w:rsidDel="00000000" w:rsidP="00000000" w:rsidRDefault="00000000" w:rsidRPr="00000000" w14:paraId="00000120">
            <w:pPr>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Predicted Not Dark Pattern</w:t>
            </w:r>
            <w:r w:rsidDel="00000000" w:rsidR="00000000" w:rsidRPr="00000000">
              <w:rPr>
                <w:rtl w:val="0"/>
              </w:rPr>
            </w:r>
          </w:p>
        </w:tc>
      </w:tr>
      <w:tr>
        <w:trPr>
          <w:cantSplit w:val="0"/>
          <w:trHeight w:val="355" w:hRule="atLeast"/>
          <w:tblHeader w:val="0"/>
        </w:trPr>
        <w:tc>
          <w:tcPr>
            <w:shd w:fill="ffffff" w:val="clear"/>
          </w:tcPr>
          <w:p w:rsidR="00000000" w:rsidDel="00000000" w:rsidP="00000000" w:rsidRDefault="00000000" w:rsidRPr="00000000" w14:paraId="00000121">
            <w:pPr>
              <w:spacing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Actual Dark Pattern</w:t>
            </w:r>
            <w:r w:rsidDel="00000000" w:rsidR="00000000" w:rsidRPr="00000000">
              <w:rPr>
                <w:rtl w:val="0"/>
              </w:rPr>
            </w:r>
          </w:p>
        </w:tc>
        <w:tc>
          <w:tcPr/>
          <w:p w:rsidR="00000000" w:rsidDel="00000000" w:rsidP="00000000" w:rsidRDefault="00000000" w:rsidRPr="00000000" w14:paraId="00000122">
            <w:pPr>
              <w:spacing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483 (TP)</w:t>
            </w:r>
          </w:p>
        </w:tc>
        <w:tc>
          <w:tcPr/>
          <w:p w:rsidR="00000000" w:rsidDel="00000000" w:rsidP="00000000" w:rsidRDefault="00000000" w:rsidRPr="00000000" w14:paraId="00000123">
            <w:pPr>
              <w:spacing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200 (FN)</w:t>
            </w:r>
          </w:p>
        </w:tc>
      </w:tr>
      <w:tr>
        <w:trPr>
          <w:cantSplit w:val="0"/>
          <w:trHeight w:val="355" w:hRule="atLeast"/>
          <w:tblHeader w:val="0"/>
        </w:trPr>
        <w:tc>
          <w:tcPr>
            <w:shd w:fill="ffffff" w:val="clear"/>
          </w:tcPr>
          <w:p w:rsidR="00000000" w:rsidDel="00000000" w:rsidP="00000000" w:rsidRDefault="00000000" w:rsidRPr="00000000" w14:paraId="00000124">
            <w:pPr>
              <w:spacing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Actual Not Dark Pattern</w:t>
            </w:r>
            <w:r w:rsidDel="00000000" w:rsidR="00000000" w:rsidRPr="00000000">
              <w:rPr>
                <w:rtl w:val="0"/>
              </w:rPr>
            </w:r>
          </w:p>
        </w:tc>
        <w:tc>
          <w:tcPr/>
          <w:p w:rsidR="00000000" w:rsidDel="00000000" w:rsidP="00000000" w:rsidRDefault="00000000" w:rsidRPr="00000000" w14:paraId="00000125">
            <w:pPr>
              <w:spacing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24,010 (FP)</w:t>
            </w:r>
          </w:p>
        </w:tc>
        <w:tc>
          <w:tcPr/>
          <w:p w:rsidR="00000000" w:rsidDel="00000000" w:rsidP="00000000" w:rsidRDefault="00000000" w:rsidRPr="00000000" w14:paraId="00000126">
            <w:pPr>
              <w:spacing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83,060 (TN)</w:t>
            </w:r>
          </w:p>
        </w:tc>
      </w:tr>
    </w:tbl>
    <w:p w:rsidR="00000000" w:rsidDel="00000000" w:rsidP="00000000" w:rsidRDefault="00000000" w:rsidRPr="00000000" w14:paraId="00000127">
      <w:pPr>
        <w:spacing w:after="60" w:before="1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rtl w:val="0"/>
        </w:rPr>
        <w:t xml:space="preserve">Table 7.2.2: Classification Performance Metrics of Baseline Model</w:t>
      </w:r>
      <w:r w:rsidDel="00000000" w:rsidR="00000000" w:rsidRPr="00000000">
        <w:rPr>
          <w:rtl w:val="0"/>
        </w:rPr>
      </w:r>
    </w:p>
    <w:tbl>
      <w:tblPr>
        <w:tblStyle w:val="Table6"/>
        <w:tblW w:w="84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95"/>
        <w:gridCol w:w="1695"/>
        <w:gridCol w:w="1695"/>
        <w:gridCol w:w="1695"/>
        <w:gridCol w:w="1695"/>
        <w:tblGridChange w:id="0">
          <w:tblGrid>
            <w:gridCol w:w="1695"/>
            <w:gridCol w:w="1695"/>
            <w:gridCol w:w="1695"/>
            <w:gridCol w:w="1695"/>
            <w:gridCol w:w="1695"/>
          </w:tblGrid>
        </w:tblGridChange>
      </w:tblGrid>
      <w:tr>
        <w:trPr>
          <w:cantSplit w:val="0"/>
          <w:trHeight w:val="246.89923345531992" w:hRule="atLeast"/>
          <w:tblHeader w:val="0"/>
        </w:trPr>
        <w:tc>
          <w:tcPr>
            <w:shd w:fill="efefef" w:val="clear"/>
          </w:tcPr>
          <w:p w:rsidR="00000000" w:rsidDel="00000000" w:rsidP="00000000" w:rsidRDefault="00000000" w:rsidRPr="00000000" w14:paraId="00000128">
            <w:pPr>
              <w:spacing w:line="276"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Metric</w:t>
            </w:r>
          </w:p>
        </w:tc>
        <w:tc>
          <w:tcPr>
            <w:shd w:fill="efefef" w:val="clear"/>
          </w:tcPr>
          <w:p w:rsidR="00000000" w:rsidDel="00000000" w:rsidP="00000000" w:rsidRDefault="00000000" w:rsidRPr="00000000" w14:paraId="00000129">
            <w:pPr>
              <w:spacing w:line="276"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Accuracy</w:t>
            </w:r>
          </w:p>
        </w:tc>
        <w:tc>
          <w:tcPr>
            <w:shd w:fill="efefef" w:val="clear"/>
          </w:tcPr>
          <w:p w:rsidR="00000000" w:rsidDel="00000000" w:rsidP="00000000" w:rsidRDefault="00000000" w:rsidRPr="00000000" w14:paraId="0000012A">
            <w:pPr>
              <w:spacing w:line="276"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Precision</w:t>
            </w:r>
          </w:p>
        </w:tc>
        <w:tc>
          <w:tcPr>
            <w:shd w:fill="efefef" w:val="clear"/>
          </w:tcPr>
          <w:p w:rsidR="00000000" w:rsidDel="00000000" w:rsidP="00000000" w:rsidRDefault="00000000" w:rsidRPr="00000000" w14:paraId="0000012B">
            <w:pPr>
              <w:spacing w:line="276"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Recall</w:t>
            </w:r>
          </w:p>
        </w:tc>
        <w:tc>
          <w:tcPr>
            <w:shd w:fill="efefef" w:val="clear"/>
          </w:tcPr>
          <w:p w:rsidR="00000000" w:rsidDel="00000000" w:rsidP="00000000" w:rsidRDefault="00000000" w:rsidRPr="00000000" w14:paraId="0000012C">
            <w:pPr>
              <w:spacing w:line="276"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F1 Score</w:t>
            </w:r>
          </w:p>
        </w:tc>
      </w:tr>
      <w:tr>
        <w:trPr>
          <w:cantSplit w:val="0"/>
          <w:trHeight w:val="257.5783056071801" w:hRule="atLeast"/>
          <w:tblHeader w:val="0"/>
        </w:trPr>
        <w:tc>
          <w:tcPr/>
          <w:p w:rsidR="00000000" w:rsidDel="00000000" w:rsidP="00000000" w:rsidRDefault="00000000" w:rsidRPr="00000000" w14:paraId="0000012D">
            <w:pPr>
              <w:spacing w:line="276"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Value</w:t>
            </w:r>
          </w:p>
        </w:tc>
        <w:tc>
          <w:tcPr/>
          <w:p w:rsidR="00000000" w:rsidDel="00000000" w:rsidP="00000000" w:rsidRDefault="00000000" w:rsidRPr="00000000" w14:paraId="0000012E">
            <w:pPr>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0.7753</w:t>
            </w:r>
          </w:p>
        </w:tc>
        <w:tc>
          <w:tcPr/>
          <w:p w:rsidR="00000000" w:rsidDel="00000000" w:rsidP="00000000" w:rsidRDefault="00000000" w:rsidRPr="00000000" w14:paraId="0000012F">
            <w:pPr>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0.0197</w:t>
            </w:r>
          </w:p>
        </w:tc>
        <w:tc>
          <w:tcPr/>
          <w:p w:rsidR="00000000" w:rsidDel="00000000" w:rsidP="00000000" w:rsidRDefault="00000000" w:rsidRPr="00000000" w14:paraId="00000130">
            <w:pPr>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0.7072</w:t>
            </w:r>
          </w:p>
        </w:tc>
        <w:tc>
          <w:tcPr/>
          <w:p w:rsidR="00000000" w:rsidDel="00000000" w:rsidP="00000000" w:rsidRDefault="00000000" w:rsidRPr="00000000" w14:paraId="00000131">
            <w:pPr>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0.0384</w:t>
            </w:r>
          </w:p>
        </w:tc>
      </w:tr>
    </w:tbl>
    <w:p w:rsidR="00000000" w:rsidDel="00000000" w:rsidP="00000000" w:rsidRDefault="00000000" w:rsidRPr="00000000" w14:paraId="00000132">
      <w:pPr>
        <w:spacing w:after="100" w:before="200" w:line="276"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Although the model had a recall of 70.72%, meaning that it recovered a considerable proportion of dark patterns, the precision of the model was shockingly low at just 1.97%. It produced 24,010 false positives compared to 483 true positives. This result is a function of the limited vocabulary of the model and the larger, more diverse language patterns present in the entire corpus, including marketing text, shipping notifications, navigation text, and category text that the model was not trained to differentiate from dark patterns. This resulted in the manual annotation stage.</w:t>
      </w:r>
    </w:p>
    <w:p w:rsidR="00000000" w:rsidDel="00000000" w:rsidP="00000000" w:rsidRDefault="00000000" w:rsidRPr="00000000" w14:paraId="00000133">
      <w:pPr>
        <w:pStyle w:val="Heading3"/>
        <w:keepNext w:val="0"/>
        <w:keepLines w:val="0"/>
        <w:spacing w:after="80" w:before="280" w:line="276" w:lineRule="auto"/>
        <w:rPr/>
      </w:pPr>
      <w:bookmarkStart w:colFirst="0" w:colLast="0" w:name="_spins6rl4n59" w:id="43"/>
      <w:bookmarkEnd w:id="43"/>
      <w:r w:rsidDel="00000000" w:rsidR="00000000" w:rsidRPr="00000000">
        <w:rPr>
          <w:rtl w:val="0"/>
        </w:rPr>
        <w:t xml:space="preserve">7.2.2 Stage 2: Extended Dataset with Manual Annotation</w:t>
      </w:r>
    </w:p>
    <w:p w:rsidR="00000000" w:rsidDel="00000000" w:rsidP="00000000" w:rsidRDefault="00000000" w:rsidRPr="00000000" w14:paraId="00000134">
      <w:pPr>
        <w:spacing w:after="100" w:before="100" w:line="276"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manual inspection of all 107,753 instances produced 683 positive dark pattern instances in ten categories (Table 7.3). These were determined by testing whether each segment demonstrated deliberate influence of user choice through the use of psychological pressure, deception, and hidden information (definitions used by this study).</w:t>
      </w:r>
    </w:p>
    <w:p w:rsidR="00000000" w:rsidDel="00000000" w:rsidP="00000000" w:rsidRDefault="00000000" w:rsidRPr="00000000" w14:paraId="00000135">
      <w:pPr>
        <w:spacing w:after="60" w:before="180" w:line="276" w:lineRule="auto"/>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Table 7.3: Manually Verified Dark Pattern Instances by Category</w:t>
      </w:r>
    </w:p>
    <w:tbl>
      <w:tblPr>
        <w:tblStyle w:val="Table7"/>
        <w:tblW w:w="7200.0" w:type="dxa"/>
        <w:jc w:val="left"/>
        <w:tblLayout w:type="fixed"/>
        <w:tblLook w:val="0600"/>
      </w:tblPr>
      <w:tblGrid>
        <w:gridCol w:w="4020"/>
        <w:gridCol w:w="1590"/>
        <w:gridCol w:w="1590"/>
        <w:tblGridChange w:id="0">
          <w:tblGrid>
            <w:gridCol w:w="4020"/>
            <w:gridCol w:w="1590"/>
            <w:gridCol w:w="1590"/>
          </w:tblGrid>
        </w:tblGridChange>
      </w:tblGrid>
      <w:tr>
        <w:trPr>
          <w:cantSplit w:val="0"/>
          <w:tblHeader w:val="0"/>
        </w:trPr>
        <w:tc>
          <w:tcPr>
            <w:tcBorders>
              <w:top w:color="000000" w:space="0" w:sz="5" w:val="single"/>
              <w:left w:color="000000" w:space="0" w:sz="5" w:val="single"/>
              <w:bottom w:color="000000" w:space="0" w:sz="5" w:val="single"/>
              <w:right w:color="000000" w:space="0" w:sz="5" w:val="single"/>
            </w:tcBorders>
            <w:shd w:fill="efefef" w:val="clear"/>
            <w:tcMar>
              <w:left w:w="160.0" w:type="dxa"/>
              <w:right w:w="160.0" w:type="dxa"/>
            </w:tcMar>
          </w:tcPr>
          <w:p w:rsidR="00000000" w:rsidDel="00000000" w:rsidP="00000000" w:rsidRDefault="00000000" w:rsidRPr="00000000" w14:paraId="00000136">
            <w:pPr>
              <w:spacing w:line="276"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Dark Pattern Category</w:t>
            </w:r>
          </w:p>
        </w:tc>
        <w:tc>
          <w:tcPr>
            <w:tcBorders>
              <w:top w:color="000000" w:space="0" w:sz="5" w:val="single"/>
              <w:left w:color="000000" w:space="0" w:sz="5" w:val="single"/>
              <w:bottom w:color="000000" w:space="0" w:sz="5" w:val="single"/>
              <w:right w:color="000000" w:space="0" w:sz="5" w:val="single"/>
            </w:tcBorders>
            <w:shd w:fill="efefef" w:val="clear"/>
            <w:tcMar>
              <w:left w:w="160.0" w:type="dxa"/>
              <w:right w:w="160.0" w:type="dxa"/>
            </w:tcMar>
          </w:tcPr>
          <w:p w:rsidR="00000000" w:rsidDel="00000000" w:rsidP="00000000" w:rsidRDefault="00000000" w:rsidRPr="00000000" w14:paraId="00000137">
            <w:pPr>
              <w:spacing w:line="276"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Count</w:t>
            </w:r>
          </w:p>
        </w:tc>
        <w:tc>
          <w:tcPr>
            <w:tcBorders>
              <w:top w:color="000000" w:space="0" w:sz="5" w:val="single"/>
              <w:left w:color="000000" w:space="0" w:sz="5" w:val="single"/>
              <w:bottom w:color="000000" w:space="0" w:sz="5" w:val="single"/>
              <w:right w:color="000000" w:space="0" w:sz="5" w:val="single"/>
            </w:tcBorders>
            <w:shd w:fill="efefef" w:val="clear"/>
            <w:tcMar>
              <w:left w:w="160.0" w:type="dxa"/>
              <w:right w:w="160.0" w:type="dxa"/>
            </w:tcMar>
          </w:tcPr>
          <w:p w:rsidR="00000000" w:rsidDel="00000000" w:rsidP="00000000" w:rsidRDefault="00000000" w:rsidRPr="00000000" w14:paraId="00000138">
            <w:pPr>
              <w:spacing w:line="276"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 of Total</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ffff" w:val="clear"/>
            <w:tcMar>
              <w:left w:w="160.0" w:type="dxa"/>
              <w:right w:w="160.0" w:type="dxa"/>
            </w:tcMar>
          </w:tcPr>
          <w:p w:rsidR="00000000" w:rsidDel="00000000" w:rsidP="00000000" w:rsidRDefault="00000000" w:rsidRPr="00000000" w14:paraId="00000139">
            <w:pPr>
              <w:spacing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False Urgency</w:t>
            </w:r>
          </w:p>
        </w:tc>
        <w:tc>
          <w:tcPr>
            <w:tcBorders>
              <w:top w:color="000000" w:space="0" w:sz="5" w:val="single"/>
              <w:left w:color="000000" w:space="0" w:sz="5" w:val="single"/>
              <w:bottom w:color="000000" w:space="0" w:sz="5" w:val="single"/>
              <w:right w:color="000000" w:space="0" w:sz="5" w:val="single"/>
            </w:tcBorders>
            <w:shd w:fill="ffffff" w:val="clear"/>
            <w:tcMar>
              <w:left w:w="160.0" w:type="dxa"/>
              <w:right w:w="160.0" w:type="dxa"/>
            </w:tcMar>
          </w:tcPr>
          <w:p w:rsidR="00000000" w:rsidDel="00000000" w:rsidP="00000000" w:rsidRDefault="00000000" w:rsidRPr="00000000" w14:paraId="0000013A">
            <w:pPr>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217</w:t>
            </w:r>
          </w:p>
        </w:tc>
        <w:tc>
          <w:tcPr>
            <w:tcBorders>
              <w:top w:color="000000" w:space="0" w:sz="5" w:val="single"/>
              <w:left w:color="000000" w:space="0" w:sz="5" w:val="single"/>
              <w:bottom w:color="000000" w:space="0" w:sz="5" w:val="single"/>
              <w:right w:color="000000" w:space="0" w:sz="5" w:val="single"/>
            </w:tcBorders>
            <w:shd w:fill="ffffff" w:val="clear"/>
            <w:tcMar>
              <w:left w:w="160.0" w:type="dxa"/>
              <w:right w:w="160.0" w:type="dxa"/>
            </w:tcMar>
          </w:tcPr>
          <w:p w:rsidR="00000000" w:rsidDel="00000000" w:rsidP="00000000" w:rsidRDefault="00000000" w:rsidRPr="00000000" w14:paraId="0000013B">
            <w:pPr>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31.8%</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ffff" w:val="clear"/>
            <w:tcMar>
              <w:left w:w="160.0" w:type="dxa"/>
              <w:right w:w="160.0" w:type="dxa"/>
            </w:tcMar>
          </w:tcPr>
          <w:p w:rsidR="00000000" w:rsidDel="00000000" w:rsidP="00000000" w:rsidRDefault="00000000" w:rsidRPr="00000000" w14:paraId="0000013C">
            <w:pPr>
              <w:spacing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Drip Pricing</w:t>
            </w:r>
          </w:p>
        </w:tc>
        <w:tc>
          <w:tcPr>
            <w:tcBorders>
              <w:top w:color="000000" w:space="0" w:sz="5" w:val="single"/>
              <w:left w:color="000000" w:space="0" w:sz="5" w:val="single"/>
              <w:bottom w:color="000000" w:space="0" w:sz="5" w:val="single"/>
              <w:right w:color="000000" w:space="0" w:sz="5" w:val="single"/>
            </w:tcBorders>
            <w:shd w:fill="ffffff" w:val="clear"/>
            <w:tcMar>
              <w:left w:w="160.0" w:type="dxa"/>
              <w:right w:w="160.0" w:type="dxa"/>
            </w:tcMar>
          </w:tcPr>
          <w:p w:rsidR="00000000" w:rsidDel="00000000" w:rsidP="00000000" w:rsidRDefault="00000000" w:rsidRPr="00000000" w14:paraId="0000013D">
            <w:pPr>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145</w:t>
            </w:r>
          </w:p>
        </w:tc>
        <w:tc>
          <w:tcPr>
            <w:tcBorders>
              <w:top w:color="000000" w:space="0" w:sz="5" w:val="single"/>
              <w:left w:color="000000" w:space="0" w:sz="5" w:val="single"/>
              <w:bottom w:color="000000" w:space="0" w:sz="5" w:val="single"/>
              <w:right w:color="000000" w:space="0" w:sz="5" w:val="single"/>
            </w:tcBorders>
            <w:shd w:fill="ffffff" w:val="clear"/>
            <w:tcMar>
              <w:left w:w="160.0" w:type="dxa"/>
              <w:right w:w="160.0" w:type="dxa"/>
            </w:tcMar>
          </w:tcPr>
          <w:p w:rsidR="00000000" w:rsidDel="00000000" w:rsidP="00000000" w:rsidRDefault="00000000" w:rsidRPr="00000000" w14:paraId="0000013E">
            <w:pPr>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21.2%</w:t>
            </w:r>
          </w:p>
        </w:tc>
      </w:tr>
      <w:tr>
        <w:trPr>
          <w:cantSplit w:val="0"/>
          <w:trHeight w:val="15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left w:w="160.0" w:type="dxa"/>
              <w:right w:w="160.0" w:type="dxa"/>
            </w:tcMar>
          </w:tcPr>
          <w:p w:rsidR="00000000" w:rsidDel="00000000" w:rsidP="00000000" w:rsidRDefault="00000000" w:rsidRPr="00000000" w14:paraId="0000013F">
            <w:pPr>
              <w:spacing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Social Proof</w:t>
            </w:r>
          </w:p>
        </w:tc>
        <w:tc>
          <w:tcPr>
            <w:tcBorders>
              <w:top w:color="000000" w:space="0" w:sz="5" w:val="single"/>
              <w:left w:color="000000" w:space="0" w:sz="5" w:val="single"/>
              <w:bottom w:color="000000" w:space="0" w:sz="5" w:val="single"/>
              <w:right w:color="000000" w:space="0" w:sz="5" w:val="single"/>
            </w:tcBorders>
            <w:shd w:fill="ffffff" w:val="clear"/>
            <w:tcMar>
              <w:left w:w="160.0" w:type="dxa"/>
              <w:right w:w="160.0" w:type="dxa"/>
            </w:tcMar>
          </w:tcPr>
          <w:p w:rsidR="00000000" w:rsidDel="00000000" w:rsidP="00000000" w:rsidRDefault="00000000" w:rsidRPr="00000000" w14:paraId="00000140">
            <w:pPr>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133</w:t>
            </w:r>
          </w:p>
        </w:tc>
        <w:tc>
          <w:tcPr>
            <w:tcBorders>
              <w:top w:color="000000" w:space="0" w:sz="5" w:val="single"/>
              <w:left w:color="000000" w:space="0" w:sz="5" w:val="single"/>
              <w:bottom w:color="000000" w:space="0" w:sz="5" w:val="single"/>
              <w:right w:color="000000" w:space="0" w:sz="5" w:val="single"/>
            </w:tcBorders>
            <w:shd w:fill="ffffff" w:val="clear"/>
            <w:tcMar>
              <w:left w:w="160.0" w:type="dxa"/>
              <w:right w:w="160.0" w:type="dxa"/>
            </w:tcMar>
          </w:tcPr>
          <w:p w:rsidR="00000000" w:rsidDel="00000000" w:rsidP="00000000" w:rsidRDefault="00000000" w:rsidRPr="00000000" w14:paraId="00000141">
            <w:pPr>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19.5%</w:t>
            </w:r>
          </w:p>
        </w:tc>
      </w:tr>
      <w:tr>
        <w:trPr>
          <w:cantSplit w:val="0"/>
          <w:trHeight w:val="24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left w:w="160.0" w:type="dxa"/>
              <w:right w:w="160.0" w:type="dxa"/>
            </w:tcMar>
          </w:tcPr>
          <w:p w:rsidR="00000000" w:rsidDel="00000000" w:rsidP="00000000" w:rsidRDefault="00000000" w:rsidRPr="00000000" w14:paraId="00000142">
            <w:pPr>
              <w:spacing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Scarcity</w:t>
            </w:r>
          </w:p>
        </w:tc>
        <w:tc>
          <w:tcPr>
            <w:tcBorders>
              <w:top w:color="000000" w:space="0" w:sz="5" w:val="single"/>
              <w:left w:color="000000" w:space="0" w:sz="5" w:val="single"/>
              <w:bottom w:color="000000" w:space="0" w:sz="5" w:val="single"/>
              <w:right w:color="000000" w:space="0" w:sz="5" w:val="single"/>
            </w:tcBorders>
            <w:shd w:fill="ffffff" w:val="clear"/>
            <w:tcMar>
              <w:left w:w="160.0" w:type="dxa"/>
              <w:right w:w="160.0" w:type="dxa"/>
            </w:tcMar>
          </w:tcPr>
          <w:p w:rsidR="00000000" w:rsidDel="00000000" w:rsidP="00000000" w:rsidRDefault="00000000" w:rsidRPr="00000000" w14:paraId="00000143">
            <w:pPr>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106</w:t>
            </w:r>
          </w:p>
        </w:tc>
        <w:tc>
          <w:tcPr>
            <w:tcBorders>
              <w:top w:color="000000" w:space="0" w:sz="5" w:val="single"/>
              <w:left w:color="000000" w:space="0" w:sz="5" w:val="single"/>
              <w:bottom w:color="000000" w:space="0" w:sz="5" w:val="single"/>
              <w:right w:color="000000" w:space="0" w:sz="5" w:val="single"/>
            </w:tcBorders>
            <w:shd w:fill="ffffff" w:val="clear"/>
            <w:tcMar>
              <w:left w:w="160.0" w:type="dxa"/>
              <w:right w:w="160.0" w:type="dxa"/>
            </w:tcMar>
          </w:tcPr>
          <w:p w:rsidR="00000000" w:rsidDel="00000000" w:rsidP="00000000" w:rsidRDefault="00000000" w:rsidRPr="00000000" w14:paraId="00000144">
            <w:pPr>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15.5%</w:t>
            </w:r>
          </w:p>
        </w:tc>
      </w:tr>
      <w:tr>
        <w:trPr>
          <w:cantSplit w:val="0"/>
          <w:trHeight w:val="18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left w:w="160.0" w:type="dxa"/>
              <w:right w:w="160.0" w:type="dxa"/>
            </w:tcMar>
          </w:tcPr>
          <w:p w:rsidR="00000000" w:rsidDel="00000000" w:rsidP="00000000" w:rsidRDefault="00000000" w:rsidRPr="00000000" w14:paraId="00000145">
            <w:pPr>
              <w:spacing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Misdirection</w:t>
            </w:r>
          </w:p>
        </w:tc>
        <w:tc>
          <w:tcPr>
            <w:tcBorders>
              <w:top w:color="000000" w:space="0" w:sz="5" w:val="single"/>
              <w:left w:color="000000" w:space="0" w:sz="5" w:val="single"/>
              <w:bottom w:color="000000" w:space="0" w:sz="5" w:val="single"/>
              <w:right w:color="000000" w:space="0" w:sz="5" w:val="single"/>
            </w:tcBorders>
            <w:shd w:fill="ffffff" w:val="clear"/>
            <w:tcMar>
              <w:left w:w="160.0" w:type="dxa"/>
              <w:right w:w="160.0" w:type="dxa"/>
            </w:tcMar>
          </w:tcPr>
          <w:p w:rsidR="00000000" w:rsidDel="00000000" w:rsidP="00000000" w:rsidRDefault="00000000" w:rsidRPr="00000000" w14:paraId="00000146">
            <w:pPr>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44</w:t>
            </w:r>
          </w:p>
        </w:tc>
        <w:tc>
          <w:tcPr>
            <w:tcBorders>
              <w:top w:color="000000" w:space="0" w:sz="5" w:val="single"/>
              <w:left w:color="000000" w:space="0" w:sz="5" w:val="single"/>
              <w:bottom w:color="000000" w:space="0" w:sz="5" w:val="single"/>
              <w:right w:color="000000" w:space="0" w:sz="5" w:val="single"/>
            </w:tcBorders>
            <w:shd w:fill="ffffff" w:val="clear"/>
            <w:tcMar>
              <w:left w:w="160.0" w:type="dxa"/>
              <w:right w:w="160.0" w:type="dxa"/>
            </w:tcMar>
          </w:tcPr>
          <w:p w:rsidR="00000000" w:rsidDel="00000000" w:rsidP="00000000" w:rsidRDefault="00000000" w:rsidRPr="00000000" w14:paraId="00000147">
            <w:pPr>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6.4%</w:t>
            </w:r>
          </w:p>
        </w:tc>
      </w:tr>
      <w:tr>
        <w:trPr>
          <w:cantSplit w:val="0"/>
          <w:trHeight w:val="21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left w:w="160.0" w:type="dxa"/>
              <w:right w:w="160.0" w:type="dxa"/>
            </w:tcMar>
          </w:tcPr>
          <w:p w:rsidR="00000000" w:rsidDel="00000000" w:rsidP="00000000" w:rsidRDefault="00000000" w:rsidRPr="00000000" w14:paraId="00000148">
            <w:pPr>
              <w:spacing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Disguised Ads</w:t>
            </w:r>
          </w:p>
        </w:tc>
        <w:tc>
          <w:tcPr>
            <w:tcBorders>
              <w:top w:color="000000" w:space="0" w:sz="5" w:val="single"/>
              <w:left w:color="000000" w:space="0" w:sz="5" w:val="single"/>
              <w:bottom w:color="000000" w:space="0" w:sz="5" w:val="single"/>
              <w:right w:color="000000" w:space="0" w:sz="5" w:val="single"/>
            </w:tcBorders>
            <w:shd w:fill="ffffff" w:val="clear"/>
            <w:tcMar>
              <w:left w:w="160.0" w:type="dxa"/>
              <w:right w:w="160.0" w:type="dxa"/>
            </w:tcMar>
          </w:tcPr>
          <w:p w:rsidR="00000000" w:rsidDel="00000000" w:rsidP="00000000" w:rsidRDefault="00000000" w:rsidRPr="00000000" w14:paraId="00000149">
            <w:pPr>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19</w:t>
            </w:r>
          </w:p>
        </w:tc>
        <w:tc>
          <w:tcPr>
            <w:tcBorders>
              <w:top w:color="000000" w:space="0" w:sz="5" w:val="single"/>
              <w:left w:color="000000" w:space="0" w:sz="5" w:val="single"/>
              <w:bottom w:color="000000" w:space="0" w:sz="5" w:val="single"/>
              <w:right w:color="000000" w:space="0" w:sz="5" w:val="single"/>
            </w:tcBorders>
            <w:shd w:fill="ffffff" w:val="clear"/>
            <w:tcMar>
              <w:left w:w="160.0" w:type="dxa"/>
              <w:right w:w="160.0" w:type="dxa"/>
            </w:tcMar>
          </w:tcPr>
          <w:p w:rsidR="00000000" w:rsidDel="00000000" w:rsidP="00000000" w:rsidRDefault="00000000" w:rsidRPr="00000000" w14:paraId="0000014A">
            <w:pPr>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2.8%</w:t>
            </w:r>
          </w:p>
        </w:tc>
      </w:tr>
      <w:tr>
        <w:trPr>
          <w:cantSplit w:val="0"/>
          <w:trHeight w:val="22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left w:w="160.0" w:type="dxa"/>
              <w:right w:w="160.0" w:type="dxa"/>
            </w:tcMar>
          </w:tcPr>
          <w:p w:rsidR="00000000" w:rsidDel="00000000" w:rsidP="00000000" w:rsidRDefault="00000000" w:rsidRPr="00000000" w14:paraId="0000014B">
            <w:pPr>
              <w:spacing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Interface Interference</w:t>
            </w:r>
          </w:p>
        </w:tc>
        <w:tc>
          <w:tcPr>
            <w:tcBorders>
              <w:top w:color="000000" w:space="0" w:sz="5" w:val="single"/>
              <w:left w:color="000000" w:space="0" w:sz="5" w:val="single"/>
              <w:bottom w:color="000000" w:space="0" w:sz="5" w:val="single"/>
              <w:right w:color="000000" w:space="0" w:sz="5" w:val="single"/>
            </w:tcBorders>
            <w:shd w:fill="ffffff" w:val="clear"/>
            <w:tcMar>
              <w:left w:w="160.0" w:type="dxa"/>
              <w:right w:w="160.0" w:type="dxa"/>
            </w:tcMar>
          </w:tcPr>
          <w:p w:rsidR="00000000" w:rsidDel="00000000" w:rsidP="00000000" w:rsidRDefault="00000000" w:rsidRPr="00000000" w14:paraId="0000014C">
            <w:pPr>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w:t>
            </w:r>
          </w:p>
        </w:tc>
        <w:tc>
          <w:tcPr>
            <w:tcBorders>
              <w:top w:color="000000" w:space="0" w:sz="5" w:val="single"/>
              <w:left w:color="000000" w:space="0" w:sz="5" w:val="single"/>
              <w:bottom w:color="000000" w:space="0" w:sz="5" w:val="single"/>
              <w:right w:color="000000" w:space="0" w:sz="5" w:val="single"/>
            </w:tcBorders>
            <w:shd w:fill="ffffff" w:val="clear"/>
            <w:tcMar>
              <w:left w:w="160.0" w:type="dxa"/>
              <w:right w:w="160.0" w:type="dxa"/>
            </w:tcMar>
          </w:tcPr>
          <w:p w:rsidR="00000000" w:rsidDel="00000000" w:rsidP="00000000" w:rsidRDefault="00000000" w:rsidRPr="00000000" w14:paraId="0000014D">
            <w:pPr>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w:t>
            </w:r>
          </w:p>
        </w:tc>
      </w:tr>
      <w:tr>
        <w:trPr>
          <w:cantSplit w:val="0"/>
          <w:trHeight w:val="15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left w:w="160.0" w:type="dxa"/>
              <w:right w:w="160.0" w:type="dxa"/>
            </w:tcMar>
          </w:tcPr>
          <w:p w:rsidR="00000000" w:rsidDel="00000000" w:rsidP="00000000" w:rsidRDefault="00000000" w:rsidRPr="00000000" w14:paraId="0000014E">
            <w:pPr>
              <w:spacing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Forced Action</w:t>
            </w:r>
          </w:p>
        </w:tc>
        <w:tc>
          <w:tcPr>
            <w:tcBorders>
              <w:top w:color="000000" w:space="0" w:sz="5" w:val="single"/>
              <w:left w:color="000000" w:space="0" w:sz="5" w:val="single"/>
              <w:bottom w:color="000000" w:space="0" w:sz="5" w:val="single"/>
              <w:right w:color="000000" w:space="0" w:sz="5" w:val="single"/>
            </w:tcBorders>
            <w:shd w:fill="ffffff" w:val="clear"/>
            <w:tcMar>
              <w:left w:w="160.0" w:type="dxa"/>
              <w:right w:w="160.0" w:type="dxa"/>
            </w:tcMar>
          </w:tcPr>
          <w:p w:rsidR="00000000" w:rsidDel="00000000" w:rsidP="00000000" w:rsidRDefault="00000000" w:rsidRPr="00000000" w14:paraId="0000014F">
            <w:pPr>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w:t>
            </w:r>
          </w:p>
        </w:tc>
        <w:tc>
          <w:tcPr>
            <w:tcBorders>
              <w:top w:color="000000" w:space="0" w:sz="5" w:val="single"/>
              <w:left w:color="000000" w:space="0" w:sz="5" w:val="single"/>
              <w:bottom w:color="000000" w:space="0" w:sz="5" w:val="single"/>
              <w:right w:color="000000" w:space="0" w:sz="5" w:val="single"/>
            </w:tcBorders>
            <w:shd w:fill="ffffff" w:val="clear"/>
            <w:tcMar>
              <w:left w:w="160.0" w:type="dxa"/>
              <w:right w:w="160.0" w:type="dxa"/>
            </w:tcMar>
          </w:tcPr>
          <w:p w:rsidR="00000000" w:rsidDel="00000000" w:rsidP="00000000" w:rsidRDefault="00000000" w:rsidRPr="00000000" w14:paraId="00000150">
            <w:pPr>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0.9%</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ffff" w:val="clear"/>
            <w:tcMar>
              <w:left w:w="160.0" w:type="dxa"/>
              <w:right w:w="160.0" w:type="dxa"/>
            </w:tcMar>
          </w:tcPr>
          <w:p w:rsidR="00000000" w:rsidDel="00000000" w:rsidP="00000000" w:rsidRDefault="00000000" w:rsidRPr="00000000" w14:paraId="00000151">
            <w:pPr>
              <w:spacing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Confirm Shaming</w:t>
            </w:r>
          </w:p>
        </w:tc>
        <w:tc>
          <w:tcPr>
            <w:tcBorders>
              <w:top w:color="000000" w:space="0" w:sz="5" w:val="single"/>
              <w:left w:color="000000" w:space="0" w:sz="5" w:val="single"/>
              <w:bottom w:color="000000" w:space="0" w:sz="5" w:val="single"/>
              <w:right w:color="000000" w:space="0" w:sz="5" w:val="single"/>
            </w:tcBorders>
            <w:shd w:fill="ffffff" w:val="clear"/>
            <w:tcMar>
              <w:left w:w="160.0" w:type="dxa"/>
              <w:right w:w="160.0" w:type="dxa"/>
            </w:tcMar>
          </w:tcPr>
          <w:p w:rsidR="00000000" w:rsidDel="00000000" w:rsidP="00000000" w:rsidRDefault="00000000" w:rsidRPr="00000000" w14:paraId="00000152">
            <w:pPr>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w:t>
            </w:r>
          </w:p>
        </w:tc>
        <w:tc>
          <w:tcPr>
            <w:tcBorders>
              <w:top w:color="000000" w:space="0" w:sz="5" w:val="single"/>
              <w:left w:color="000000" w:space="0" w:sz="5" w:val="single"/>
              <w:bottom w:color="000000" w:space="0" w:sz="5" w:val="single"/>
              <w:right w:color="000000" w:space="0" w:sz="5" w:val="single"/>
            </w:tcBorders>
            <w:shd w:fill="ffffff" w:val="clear"/>
            <w:tcMar>
              <w:left w:w="160.0" w:type="dxa"/>
              <w:right w:w="160.0" w:type="dxa"/>
            </w:tcMar>
          </w:tcPr>
          <w:p w:rsidR="00000000" w:rsidDel="00000000" w:rsidP="00000000" w:rsidRDefault="00000000" w:rsidRPr="00000000" w14:paraId="00000153">
            <w:pPr>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0.7%</w:t>
            </w:r>
          </w:p>
        </w:tc>
      </w:tr>
      <w:tr>
        <w:trPr>
          <w:cantSplit w:val="0"/>
          <w:trHeight w:val="22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left w:w="160.0" w:type="dxa"/>
              <w:right w:w="160.0" w:type="dxa"/>
            </w:tcMar>
          </w:tcPr>
          <w:p w:rsidR="00000000" w:rsidDel="00000000" w:rsidP="00000000" w:rsidRDefault="00000000" w:rsidRPr="00000000" w14:paraId="00000154">
            <w:pPr>
              <w:spacing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Subscription Traps</w:t>
            </w:r>
          </w:p>
        </w:tc>
        <w:tc>
          <w:tcPr>
            <w:tcBorders>
              <w:top w:color="000000" w:space="0" w:sz="5" w:val="single"/>
              <w:left w:color="000000" w:space="0" w:sz="5" w:val="single"/>
              <w:bottom w:color="000000" w:space="0" w:sz="5" w:val="single"/>
              <w:right w:color="000000" w:space="0" w:sz="5" w:val="single"/>
            </w:tcBorders>
            <w:shd w:fill="ffffff" w:val="clear"/>
            <w:tcMar>
              <w:left w:w="160.0" w:type="dxa"/>
              <w:right w:w="160.0" w:type="dxa"/>
            </w:tcMar>
          </w:tcPr>
          <w:p w:rsidR="00000000" w:rsidDel="00000000" w:rsidP="00000000" w:rsidRDefault="00000000" w:rsidRPr="00000000" w14:paraId="00000155">
            <w:pPr>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5" w:val="single"/>
              <w:left w:color="000000" w:space="0" w:sz="5" w:val="single"/>
              <w:bottom w:color="000000" w:space="0" w:sz="5" w:val="single"/>
              <w:right w:color="000000" w:space="0" w:sz="5" w:val="single"/>
            </w:tcBorders>
            <w:shd w:fill="ffffff" w:val="clear"/>
            <w:tcMar>
              <w:left w:w="160.0" w:type="dxa"/>
              <w:right w:w="160.0" w:type="dxa"/>
            </w:tcMar>
          </w:tcPr>
          <w:p w:rsidR="00000000" w:rsidDel="00000000" w:rsidP="00000000" w:rsidRDefault="00000000" w:rsidRPr="00000000" w14:paraId="00000156">
            <w:pPr>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0.1%</w:t>
            </w:r>
          </w:p>
        </w:tc>
      </w:tr>
      <w:tr>
        <w:trPr>
          <w:cantSplit w:val="0"/>
          <w:trHeight w:val="435" w:hRule="atLeast"/>
          <w:tblHeader w:val="0"/>
        </w:trPr>
        <w:tc>
          <w:tcPr>
            <w:tcBorders>
              <w:top w:color="000000" w:space="0" w:sz="5" w:val="single"/>
              <w:left w:color="000000" w:space="0" w:sz="5" w:val="single"/>
              <w:bottom w:color="000000" w:space="0" w:sz="5" w:val="single"/>
              <w:right w:color="000000" w:space="0" w:sz="5" w:val="single"/>
            </w:tcBorders>
            <w:shd w:fill="efefef" w:val="clear"/>
            <w:tcMar>
              <w:left w:w="160.0" w:type="dxa"/>
              <w:right w:w="160.0" w:type="dxa"/>
            </w:tcMar>
          </w:tcPr>
          <w:p w:rsidR="00000000" w:rsidDel="00000000" w:rsidP="00000000" w:rsidRDefault="00000000" w:rsidRPr="00000000" w14:paraId="00000157">
            <w:pPr>
              <w:spacing w:line="276"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Total</w:t>
            </w:r>
          </w:p>
        </w:tc>
        <w:tc>
          <w:tcPr>
            <w:tcBorders>
              <w:top w:color="000000" w:space="0" w:sz="5" w:val="single"/>
              <w:left w:color="000000" w:space="0" w:sz="5" w:val="single"/>
              <w:bottom w:color="000000" w:space="0" w:sz="5" w:val="single"/>
              <w:right w:color="000000" w:space="0" w:sz="5" w:val="single"/>
            </w:tcBorders>
            <w:shd w:fill="efefef" w:val="clear"/>
            <w:tcMar>
              <w:left w:w="160.0" w:type="dxa"/>
              <w:right w:w="160.0" w:type="dxa"/>
            </w:tcMar>
          </w:tcPr>
          <w:p w:rsidR="00000000" w:rsidDel="00000000" w:rsidP="00000000" w:rsidRDefault="00000000" w:rsidRPr="00000000" w14:paraId="00000158">
            <w:pPr>
              <w:spacing w:line="276"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683</w:t>
            </w:r>
          </w:p>
        </w:tc>
        <w:tc>
          <w:tcPr>
            <w:tcBorders>
              <w:top w:color="000000" w:space="0" w:sz="5" w:val="single"/>
              <w:left w:color="000000" w:space="0" w:sz="5" w:val="single"/>
              <w:bottom w:color="000000" w:space="0" w:sz="5" w:val="single"/>
              <w:right w:color="000000" w:space="0" w:sz="5" w:val="single"/>
            </w:tcBorders>
            <w:shd w:fill="efefef" w:val="clear"/>
            <w:tcMar>
              <w:left w:w="160.0" w:type="dxa"/>
              <w:right w:w="160.0" w:type="dxa"/>
            </w:tcMar>
          </w:tcPr>
          <w:p w:rsidR="00000000" w:rsidDel="00000000" w:rsidP="00000000" w:rsidRDefault="00000000" w:rsidRPr="00000000" w14:paraId="00000159">
            <w:pPr>
              <w:spacing w:line="276"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100%</w:t>
            </w:r>
          </w:p>
        </w:tc>
      </w:tr>
    </w:tbl>
    <w:p w:rsidR="00000000" w:rsidDel="00000000" w:rsidP="00000000" w:rsidRDefault="00000000" w:rsidRPr="00000000" w14:paraId="0000015A">
      <w:pPr>
        <w:spacing w:after="100" w:before="200" w:line="276"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683 instances, combined with additional manually identified instances to make a total of 849 new dark pattern instances across all ten categories (see Section 6.7), were merged with the original Yada training corpus to create a Stage 2 training set of 3,835 instances. The complete distribution, including the Stage 3 distribution (described in the next section), is shown in Table 7.4. </w:t>
      </w:r>
    </w:p>
    <w:p w:rsidR="00000000" w:rsidDel="00000000" w:rsidP="00000000" w:rsidRDefault="00000000" w:rsidRPr="00000000" w14:paraId="0000015B">
      <w:pPr>
        <w:pStyle w:val="Heading3"/>
        <w:keepNext w:val="0"/>
        <w:keepLines w:val="0"/>
        <w:spacing w:after="80" w:before="280" w:line="276" w:lineRule="auto"/>
        <w:rPr/>
      </w:pPr>
      <w:bookmarkStart w:colFirst="0" w:colLast="0" w:name="_sshx6r1aq5kr" w:id="44"/>
      <w:bookmarkEnd w:id="44"/>
      <w:r w:rsidDel="00000000" w:rsidR="00000000" w:rsidRPr="00000000">
        <w:rPr>
          <w:rtl w:val="0"/>
        </w:rPr>
        <w:t xml:space="preserve">7.2.3 Stage 3: Class-Balanced Dataset</w:t>
      </w:r>
    </w:p>
    <w:p w:rsidR="00000000" w:rsidDel="00000000" w:rsidP="00000000" w:rsidRDefault="00000000" w:rsidRPr="00000000" w14:paraId="0000015C">
      <w:pPr>
        <w:spacing w:after="100" w:before="100" w:line="276"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tested internally, the Stage 2 model performed well on the test split. Yet when applied to an independent external dataset[24], the model completely failed, with an accuracy of about 1.23% (see Section 7.4.3). A closer look at the training distribution showed that the Not Dark Pattern class only accounted for 30.7% of the Stage 2 corpus (1,178 out of 3,835 instances), with a significant class imbalance. The model learned to over-predict dark pattern classes, which led to falsely high recall, but low precision in practice.</w:t>
      </w:r>
    </w:p>
    <w:p w:rsidR="00000000" w:rsidDel="00000000" w:rsidP="00000000" w:rsidRDefault="00000000" w:rsidRPr="00000000" w14:paraId="0000015D">
      <w:pPr>
        <w:spacing w:after="100" w:before="100" w:line="276"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address this imbalance, we added 1,000 randomly-selected instances of neutral text to the Not Dark Pattern class, bringing its representation up from 30.7% to 45.0% of the total training corpus. The Stage 3 dataset now includes 4,835 instances. The comparative breakdown for both stages can be found in Table 7.4.</w:t>
      </w:r>
    </w:p>
    <w:p w:rsidR="00000000" w:rsidDel="00000000" w:rsidP="00000000" w:rsidRDefault="00000000" w:rsidRPr="00000000" w14:paraId="0000015E">
      <w:pPr>
        <w:spacing w:after="80" w:before="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5F">
      <w:pPr>
        <w:spacing w:after="60" w:before="180" w:line="276" w:lineRule="auto"/>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Table 7.4: Training Data Distribution: Stage 2 vs Stage 3</w:t>
      </w:r>
    </w:p>
    <w:tbl>
      <w:tblPr>
        <w:tblStyle w:val="Table8"/>
        <w:tblW w:w="8970.0" w:type="dxa"/>
        <w:jc w:val="left"/>
        <w:tblLayout w:type="fixed"/>
        <w:tblLook w:val="0600"/>
      </w:tblPr>
      <w:tblGrid>
        <w:gridCol w:w="3210"/>
        <w:gridCol w:w="1440"/>
        <w:gridCol w:w="1440"/>
        <w:gridCol w:w="1440"/>
        <w:gridCol w:w="1440"/>
        <w:tblGridChange w:id="0">
          <w:tblGrid>
            <w:gridCol w:w="3210"/>
            <w:gridCol w:w="1440"/>
            <w:gridCol w:w="1440"/>
            <w:gridCol w:w="1440"/>
            <w:gridCol w:w="1440"/>
          </w:tblGrid>
        </w:tblGridChange>
      </w:tblGrid>
      <w:tr>
        <w:trPr>
          <w:cantSplit w:val="0"/>
          <w:trHeight w:val="403.9810510163335" w:hRule="atLeast"/>
          <w:tblHeader w:val="0"/>
        </w:trPr>
        <w:tc>
          <w:tcPr>
            <w:tcBorders>
              <w:top w:color="000000" w:space="0" w:sz="5" w:val="single"/>
              <w:left w:color="000000" w:space="0" w:sz="5" w:val="single"/>
              <w:bottom w:color="000000" w:space="0" w:sz="5" w:val="single"/>
              <w:right w:color="000000" w:space="0" w:sz="5" w:val="single"/>
            </w:tcBorders>
            <w:shd w:fill="efefef" w:val="clear"/>
            <w:tcMar>
              <w:left w:w="160.0" w:type="dxa"/>
              <w:right w:w="160.0" w:type="dxa"/>
            </w:tcMar>
          </w:tcPr>
          <w:p w:rsidR="00000000" w:rsidDel="00000000" w:rsidP="00000000" w:rsidRDefault="00000000" w:rsidRPr="00000000" w14:paraId="00000160">
            <w:pPr>
              <w:spacing w:line="276"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Category</w:t>
            </w:r>
          </w:p>
        </w:tc>
        <w:tc>
          <w:tcPr>
            <w:gridSpan w:val="2"/>
            <w:tcBorders>
              <w:top w:color="000000" w:space="0" w:sz="5" w:val="single"/>
              <w:left w:color="000000" w:space="0" w:sz="5" w:val="single"/>
              <w:bottom w:color="000000" w:space="0" w:sz="5" w:val="single"/>
              <w:right w:color="000000" w:space="0" w:sz="5" w:val="single"/>
            </w:tcBorders>
            <w:shd w:fill="efefef" w:val="clear"/>
            <w:tcMar>
              <w:left w:w="160.0" w:type="dxa"/>
              <w:right w:w="160.0" w:type="dxa"/>
            </w:tcMar>
          </w:tcPr>
          <w:p w:rsidR="00000000" w:rsidDel="00000000" w:rsidP="00000000" w:rsidRDefault="00000000" w:rsidRPr="00000000" w14:paraId="00000161">
            <w:pPr>
              <w:spacing w:line="276"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Stage 2 (n = 3,835)</w:t>
            </w:r>
          </w:p>
        </w:tc>
        <w:tc>
          <w:tcPr>
            <w:gridSpan w:val="2"/>
            <w:tcBorders>
              <w:top w:color="000000" w:space="0" w:sz="5" w:val="single"/>
              <w:left w:color="000000" w:space="0" w:sz="5" w:val="single"/>
              <w:bottom w:color="000000" w:space="0" w:sz="5" w:val="single"/>
              <w:right w:color="000000" w:space="0" w:sz="5" w:val="single"/>
            </w:tcBorders>
            <w:shd w:fill="efefef" w:val="clear"/>
            <w:tcMar>
              <w:left w:w="160.0" w:type="dxa"/>
              <w:right w:w="160.0" w:type="dxa"/>
            </w:tcMar>
          </w:tcPr>
          <w:p w:rsidR="00000000" w:rsidDel="00000000" w:rsidP="00000000" w:rsidRDefault="00000000" w:rsidRPr="00000000" w14:paraId="00000163">
            <w:pPr>
              <w:spacing w:line="276"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Stage 3 (n = 4,835)</w:t>
            </w:r>
          </w:p>
        </w:tc>
      </w:tr>
      <w:tr>
        <w:trPr>
          <w:cantSplit w:val="0"/>
          <w:trHeight w:val="421.45434460016486" w:hRule="atLeast"/>
          <w:tblHeader w:val="0"/>
        </w:trPr>
        <w:tc>
          <w:tcPr>
            <w:tcBorders>
              <w:top w:color="000000" w:space="0" w:sz="5" w:val="single"/>
              <w:left w:color="000000" w:space="0" w:sz="5" w:val="single"/>
              <w:bottom w:color="000000" w:space="0" w:sz="5" w:val="single"/>
              <w:right w:color="000000" w:space="0" w:sz="5" w:val="single"/>
            </w:tcBorders>
            <w:shd w:fill="efefef" w:val="clear"/>
            <w:tcMar>
              <w:left w:w="160.0" w:type="dxa"/>
              <w:right w:w="160.0" w:type="dxa"/>
            </w:tcMar>
          </w:tcPr>
          <w:p w:rsidR="00000000" w:rsidDel="00000000" w:rsidP="00000000" w:rsidRDefault="00000000" w:rsidRPr="00000000" w14:paraId="00000165">
            <w:pPr>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tc>
        <w:tc>
          <w:tcPr>
            <w:tcBorders>
              <w:top w:color="000000" w:space="0" w:sz="5" w:val="single"/>
              <w:left w:color="000000" w:space="0" w:sz="5" w:val="single"/>
              <w:bottom w:color="000000" w:space="0" w:sz="5" w:val="single"/>
              <w:right w:color="000000" w:space="0" w:sz="5" w:val="single"/>
            </w:tcBorders>
            <w:shd w:fill="efefef" w:val="clear"/>
            <w:tcMar>
              <w:left w:w="160.0" w:type="dxa"/>
              <w:right w:w="160.0" w:type="dxa"/>
            </w:tcMar>
          </w:tcPr>
          <w:p w:rsidR="00000000" w:rsidDel="00000000" w:rsidP="00000000" w:rsidRDefault="00000000" w:rsidRPr="00000000" w14:paraId="00000166">
            <w:pPr>
              <w:spacing w:line="276"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Count</w:t>
            </w:r>
          </w:p>
        </w:tc>
        <w:tc>
          <w:tcPr>
            <w:tcBorders>
              <w:top w:color="000000" w:space="0" w:sz="5" w:val="single"/>
              <w:left w:color="000000" w:space="0" w:sz="5" w:val="single"/>
              <w:bottom w:color="000000" w:space="0" w:sz="5" w:val="single"/>
              <w:right w:color="000000" w:space="0" w:sz="5" w:val="single"/>
            </w:tcBorders>
            <w:shd w:fill="efefef" w:val="clear"/>
            <w:tcMar>
              <w:left w:w="160.0" w:type="dxa"/>
              <w:right w:w="160.0" w:type="dxa"/>
            </w:tcMar>
          </w:tcPr>
          <w:p w:rsidR="00000000" w:rsidDel="00000000" w:rsidP="00000000" w:rsidRDefault="00000000" w:rsidRPr="00000000" w14:paraId="00000167">
            <w:pPr>
              <w:spacing w:line="276"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Share</w:t>
            </w:r>
          </w:p>
        </w:tc>
        <w:tc>
          <w:tcPr>
            <w:tcBorders>
              <w:top w:color="000000" w:space="0" w:sz="5" w:val="single"/>
              <w:left w:color="000000" w:space="0" w:sz="5" w:val="single"/>
              <w:bottom w:color="000000" w:space="0" w:sz="5" w:val="single"/>
              <w:right w:color="000000" w:space="0" w:sz="5" w:val="single"/>
            </w:tcBorders>
            <w:shd w:fill="efefef" w:val="clear"/>
            <w:tcMar>
              <w:left w:w="160.0" w:type="dxa"/>
              <w:right w:w="160.0" w:type="dxa"/>
            </w:tcMar>
          </w:tcPr>
          <w:p w:rsidR="00000000" w:rsidDel="00000000" w:rsidP="00000000" w:rsidRDefault="00000000" w:rsidRPr="00000000" w14:paraId="00000168">
            <w:pPr>
              <w:spacing w:line="276"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Count</w:t>
            </w:r>
          </w:p>
        </w:tc>
        <w:tc>
          <w:tcPr>
            <w:tcBorders>
              <w:top w:color="000000" w:space="0" w:sz="5" w:val="single"/>
              <w:left w:color="000000" w:space="0" w:sz="5" w:val="single"/>
              <w:bottom w:color="000000" w:space="0" w:sz="5" w:val="single"/>
              <w:right w:color="000000" w:space="0" w:sz="5" w:val="single"/>
            </w:tcBorders>
            <w:shd w:fill="efefef" w:val="clear"/>
            <w:tcMar>
              <w:left w:w="160.0" w:type="dxa"/>
              <w:right w:w="160.0" w:type="dxa"/>
            </w:tcMar>
          </w:tcPr>
          <w:p w:rsidR="00000000" w:rsidDel="00000000" w:rsidP="00000000" w:rsidRDefault="00000000" w:rsidRPr="00000000" w14:paraId="00000169">
            <w:pPr>
              <w:spacing w:line="276"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Share</w:t>
            </w:r>
          </w:p>
        </w:tc>
      </w:tr>
      <w:tr>
        <w:trPr>
          <w:cantSplit w:val="0"/>
          <w:trHeight w:val="403.981051016333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left w:w="160.0" w:type="dxa"/>
              <w:right w:w="160.0" w:type="dxa"/>
            </w:tcMar>
          </w:tcPr>
          <w:p w:rsidR="00000000" w:rsidDel="00000000" w:rsidP="00000000" w:rsidRDefault="00000000" w:rsidRPr="00000000" w14:paraId="0000016A">
            <w:pPr>
              <w:spacing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Confirm Shaming</w:t>
            </w:r>
          </w:p>
        </w:tc>
        <w:tc>
          <w:tcPr>
            <w:tcBorders>
              <w:top w:color="000000" w:space="0" w:sz="5" w:val="single"/>
              <w:left w:color="000000" w:space="0" w:sz="5" w:val="single"/>
              <w:bottom w:color="000000" w:space="0" w:sz="5" w:val="single"/>
              <w:right w:color="000000" w:space="0" w:sz="5" w:val="single"/>
            </w:tcBorders>
            <w:shd w:fill="ffffff" w:val="clear"/>
            <w:tcMar>
              <w:left w:w="160.0" w:type="dxa"/>
              <w:right w:w="160.0" w:type="dxa"/>
            </w:tcMar>
          </w:tcPr>
          <w:p w:rsidR="00000000" w:rsidDel="00000000" w:rsidP="00000000" w:rsidRDefault="00000000" w:rsidRPr="00000000" w14:paraId="0000016B">
            <w:pPr>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50</w:t>
            </w:r>
          </w:p>
        </w:tc>
        <w:tc>
          <w:tcPr>
            <w:tcBorders>
              <w:top w:color="000000" w:space="0" w:sz="5" w:val="single"/>
              <w:left w:color="000000" w:space="0" w:sz="5" w:val="single"/>
              <w:bottom w:color="000000" w:space="0" w:sz="5" w:val="single"/>
              <w:right w:color="000000" w:space="0" w:sz="5" w:val="single"/>
            </w:tcBorders>
            <w:shd w:fill="ffffff" w:val="clear"/>
            <w:tcMar>
              <w:left w:w="160.0" w:type="dxa"/>
              <w:right w:w="160.0" w:type="dxa"/>
            </w:tcMar>
          </w:tcPr>
          <w:p w:rsidR="00000000" w:rsidDel="00000000" w:rsidP="00000000" w:rsidRDefault="00000000" w:rsidRPr="00000000" w14:paraId="0000016C">
            <w:pPr>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1.3%</w:t>
            </w:r>
          </w:p>
        </w:tc>
        <w:tc>
          <w:tcPr>
            <w:tcBorders>
              <w:top w:color="000000" w:space="0" w:sz="5" w:val="single"/>
              <w:left w:color="000000" w:space="0" w:sz="5" w:val="single"/>
              <w:bottom w:color="000000" w:space="0" w:sz="5" w:val="single"/>
              <w:right w:color="000000" w:space="0" w:sz="5" w:val="single"/>
            </w:tcBorders>
            <w:shd w:fill="ffffff" w:val="clear"/>
            <w:tcMar>
              <w:left w:w="160.0" w:type="dxa"/>
              <w:right w:w="160.0" w:type="dxa"/>
            </w:tcMar>
          </w:tcPr>
          <w:p w:rsidR="00000000" w:rsidDel="00000000" w:rsidP="00000000" w:rsidRDefault="00000000" w:rsidRPr="00000000" w14:paraId="0000016D">
            <w:pPr>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50</w:t>
            </w:r>
          </w:p>
        </w:tc>
        <w:tc>
          <w:tcPr>
            <w:tcBorders>
              <w:top w:color="000000" w:space="0" w:sz="5" w:val="single"/>
              <w:left w:color="000000" w:space="0" w:sz="5" w:val="single"/>
              <w:bottom w:color="000000" w:space="0" w:sz="5" w:val="single"/>
              <w:right w:color="000000" w:space="0" w:sz="5" w:val="single"/>
            </w:tcBorders>
            <w:shd w:fill="ffffff" w:val="clear"/>
            <w:tcMar>
              <w:left w:w="160.0" w:type="dxa"/>
              <w:right w:w="160.0" w:type="dxa"/>
            </w:tcMar>
          </w:tcPr>
          <w:p w:rsidR="00000000" w:rsidDel="00000000" w:rsidP="00000000" w:rsidRDefault="00000000" w:rsidRPr="00000000" w14:paraId="0000016E">
            <w:pPr>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w:t>
            </w:r>
          </w:p>
        </w:tc>
      </w:tr>
      <w:tr>
        <w:trPr>
          <w:cantSplit w:val="0"/>
          <w:trHeight w:val="403.981051016333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left w:w="160.0" w:type="dxa"/>
              <w:right w:w="160.0" w:type="dxa"/>
            </w:tcMar>
          </w:tcPr>
          <w:p w:rsidR="00000000" w:rsidDel="00000000" w:rsidP="00000000" w:rsidRDefault="00000000" w:rsidRPr="00000000" w14:paraId="0000016F">
            <w:pPr>
              <w:spacing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Disguised Ads</w:t>
            </w:r>
          </w:p>
        </w:tc>
        <w:tc>
          <w:tcPr>
            <w:tcBorders>
              <w:top w:color="000000" w:space="0" w:sz="5" w:val="single"/>
              <w:left w:color="000000" w:space="0" w:sz="5" w:val="single"/>
              <w:bottom w:color="000000" w:space="0" w:sz="5" w:val="single"/>
              <w:right w:color="000000" w:space="0" w:sz="5" w:val="single"/>
            </w:tcBorders>
            <w:shd w:fill="ffffff" w:val="clear"/>
            <w:tcMar>
              <w:left w:w="160.0" w:type="dxa"/>
              <w:right w:w="160.0" w:type="dxa"/>
            </w:tcMar>
          </w:tcPr>
          <w:p w:rsidR="00000000" w:rsidDel="00000000" w:rsidP="00000000" w:rsidRDefault="00000000" w:rsidRPr="00000000" w14:paraId="00000170">
            <w:pPr>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47</w:t>
            </w:r>
          </w:p>
        </w:tc>
        <w:tc>
          <w:tcPr>
            <w:tcBorders>
              <w:top w:color="000000" w:space="0" w:sz="5" w:val="single"/>
              <w:left w:color="000000" w:space="0" w:sz="5" w:val="single"/>
              <w:bottom w:color="000000" w:space="0" w:sz="5" w:val="single"/>
              <w:right w:color="000000" w:space="0" w:sz="5" w:val="single"/>
            </w:tcBorders>
            <w:shd w:fill="ffffff" w:val="clear"/>
            <w:tcMar>
              <w:left w:w="160.0" w:type="dxa"/>
              <w:right w:w="160.0" w:type="dxa"/>
            </w:tcMar>
          </w:tcPr>
          <w:p w:rsidR="00000000" w:rsidDel="00000000" w:rsidP="00000000" w:rsidRDefault="00000000" w:rsidRPr="00000000" w14:paraId="00000171">
            <w:pPr>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1.2%</w:t>
            </w:r>
          </w:p>
        </w:tc>
        <w:tc>
          <w:tcPr>
            <w:tcBorders>
              <w:top w:color="000000" w:space="0" w:sz="5" w:val="single"/>
              <w:left w:color="000000" w:space="0" w:sz="5" w:val="single"/>
              <w:bottom w:color="000000" w:space="0" w:sz="5" w:val="single"/>
              <w:right w:color="000000" w:space="0" w:sz="5" w:val="single"/>
            </w:tcBorders>
            <w:shd w:fill="ffffff" w:val="clear"/>
            <w:tcMar>
              <w:left w:w="160.0" w:type="dxa"/>
              <w:right w:w="160.0" w:type="dxa"/>
            </w:tcMar>
          </w:tcPr>
          <w:p w:rsidR="00000000" w:rsidDel="00000000" w:rsidP="00000000" w:rsidRDefault="00000000" w:rsidRPr="00000000" w14:paraId="00000172">
            <w:pPr>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47</w:t>
            </w:r>
          </w:p>
        </w:tc>
        <w:tc>
          <w:tcPr>
            <w:tcBorders>
              <w:top w:color="000000" w:space="0" w:sz="5" w:val="single"/>
              <w:left w:color="000000" w:space="0" w:sz="5" w:val="single"/>
              <w:bottom w:color="000000" w:space="0" w:sz="5" w:val="single"/>
              <w:right w:color="000000" w:space="0" w:sz="5" w:val="single"/>
            </w:tcBorders>
            <w:shd w:fill="ffffff" w:val="clear"/>
            <w:tcMar>
              <w:left w:w="160.0" w:type="dxa"/>
              <w:right w:w="160.0" w:type="dxa"/>
            </w:tcMar>
          </w:tcPr>
          <w:p w:rsidR="00000000" w:rsidDel="00000000" w:rsidP="00000000" w:rsidRDefault="00000000" w:rsidRPr="00000000" w14:paraId="00000173">
            <w:pPr>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w:t>
            </w:r>
          </w:p>
        </w:tc>
      </w:tr>
      <w:tr>
        <w:trPr>
          <w:cantSplit w:val="0"/>
          <w:trHeight w:val="403.981051016333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left w:w="160.0" w:type="dxa"/>
              <w:right w:w="160.0" w:type="dxa"/>
            </w:tcMar>
          </w:tcPr>
          <w:p w:rsidR="00000000" w:rsidDel="00000000" w:rsidP="00000000" w:rsidRDefault="00000000" w:rsidRPr="00000000" w14:paraId="00000174">
            <w:pPr>
              <w:spacing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Drip Pricing</w:t>
            </w:r>
          </w:p>
        </w:tc>
        <w:tc>
          <w:tcPr>
            <w:tcBorders>
              <w:top w:color="000000" w:space="0" w:sz="5" w:val="single"/>
              <w:left w:color="000000" w:space="0" w:sz="5" w:val="single"/>
              <w:bottom w:color="000000" w:space="0" w:sz="5" w:val="single"/>
              <w:right w:color="000000" w:space="0" w:sz="5" w:val="single"/>
            </w:tcBorders>
            <w:shd w:fill="ffffff" w:val="clear"/>
            <w:tcMar>
              <w:left w:w="160.0" w:type="dxa"/>
              <w:right w:w="160.0" w:type="dxa"/>
            </w:tcMar>
          </w:tcPr>
          <w:p w:rsidR="00000000" w:rsidDel="00000000" w:rsidP="00000000" w:rsidRDefault="00000000" w:rsidRPr="00000000" w14:paraId="00000175">
            <w:pPr>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78</w:t>
            </w:r>
          </w:p>
        </w:tc>
        <w:tc>
          <w:tcPr>
            <w:tcBorders>
              <w:top w:color="000000" w:space="0" w:sz="5" w:val="single"/>
              <w:left w:color="000000" w:space="0" w:sz="5" w:val="single"/>
              <w:bottom w:color="000000" w:space="0" w:sz="5" w:val="single"/>
              <w:right w:color="000000" w:space="0" w:sz="5" w:val="single"/>
            </w:tcBorders>
            <w:shd w:fill="ffffff" w:val="clear"/>
            <w:tcMar>
              <w:left w:w="160.0" w:type="dxa"/>
              <w:right w:w="160.0" w:type="dxa"/>
            </w:tcMar>
          </w:tcPr>
          <w:p w:rsidR="00000000" w:rsidDel="00000000" w:rsidP="00000000" w:rsidRDefault="00000000" w:rsidRPr="00000000" w14:paraId="00000176">
            <w:pPr>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2.0%</w:t>
            </w:r>
          </w:p>
        </w:tc>
        <w:tc>
          <w:tcPr>
            <w:tcBorders>
              <w:top w:color="000000" w:space="0" w:sz="5" w:val="single"/>
              <w:left w:color="000000" w:space="0" w:sz="5" w:val="single"/>
              <w:bottom w:color="000000" w:space="0" w:sz="5" w:val="single"/>
              <w:right w:color="000000" w:space="0" w:sz="5" w:val="single"/>
            </w:tcBorders>
            <w:shd w:fill="ffffff" w:val="clear"/>
            <w:tcMar>
              <w:left w:w="160.0" w:type="dxa"/>
              <w:right w:w="160.0" w:type="dxa"/>
            </w:tcMar>
          </w:tcPr>
          <w:p w:rsidR="00000000" w:rsidDel="00000000" w:rsidP="00000000" w:rsidRDefault="00000000" w:rsidRPr="00000000" w14:paraId="00000177">
            <w:pPr>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78</w:t>
            </w:r>
          </w:p>
        </w:tc>
        <w:tc>
          <w:tcPr>
            <w:tcBorders>
              <w:top w:color="000000" w:space="0" w:sz="5" w:val="single"/>
              <w:left w:color="000000" w:space="0" w:sz="5" w:val="single"/>
              <w:bottom w:color="000000" w:space="0" w:sz="5" w:val="single"/>
              <w:right w:color="000000" w:space="0" w:sz="5" w:val="single"/>
            </w:tcBorders>
            <w:shd w:fill="ffffff" w:val="clear"/>
            <w:tcMar>
              <w:left w:w="160.0" w:type="dxa"/>
              <w:right w:w="160.0" w:type="dxa"/>
            </w:tcMar>
          </w:tcPr>
          <w:p w:rsidR="00000000" w:rsidDel="00000000" w:rsidP="00000000" w:rsidRDefault="00000000" w:rsidRPr="00000000" w14:paraId="00000178">
            <w:pPr>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1.6%</w:t>
            </w:r>
          </w:p>
        </w:tc>
      </w:tr>
      <w:tr>
        <w:trPr>
          <w:cantSplit w:val="0"/>
          <w:trHeight w:val="403.981051016333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left w:w="160.0" w:type="dxa"/>
              <w:right w:w="160.0" w:type="dxa"/>
            </w:tcMar>
          </w:tcPr>
          <w:p w:rsidR="00000000" w:rsidDel="00000000" w:rsidP="00000000" w:rsidRDefault="00000000" w:rsidRPr="00000000" w14:paraId="00000179">
            <w:pPr>
              <w:spacing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Forced Action</w:t>
            </w:r>
          </w:p>
        </w:tc>
        <w:tc>
          <w:tcPr>
            <w:tcBorders>
              <w:top w:color="000000" w:space="0" w:sz="5" w:val="single"/>
              <w:left w:color="000000" w:space="0" w:sz="5" w:val="single"/>
              <w:bottom w:color="000000" w:space="0" w:sz="5" w:val="single"/>
              <w:right w:color="000000" w:space="0" w:sz="5" w:val="single"/>
            </w:tcBorders>
            <w:shd w:fill="ffffff" w:val="clear"/>
            <w:tcMar>
              <w:left w:w="160.0" w:type="dxa"/>
              <w:right w:w="160.0" w:type="dxa"/>
            </w:tcMar>
          </w:tcPr>
          <w:p w:rsidR="00000000" w:rsidDel="00000000" w:rsidP="00000000" w:rsidRDefault="00000000" w:rsidRPr="00000000" w14:paraId="0000017A">
            <w:pPr>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50</w:t>
            </w:r>
          </w:p>
        </w:tc>
        <w:tc>
          <w:tcPr>
            <w:tcBorders>
              <w:top w:color="000000" w:space="0" w:sz="5" w:val="single"/>
              <w:left w:color="000000" w:space="0" w:sz="5" w:val="single"/>
              <w:bottom w:color="000000" w:space="0" w:sz="5" w:val="single"/>
              <w:right w:color="000000" w:space="0" w:sz="5" w:val="single"/>
            </w:tcBorders>
            <w:shd w:fill="ffffff" w:val="clear"/>
            <w:tcMar>
              <w:left w:w="160.0" w:type="dxa"/>
              <w:right w:w="160.0" w:type="dxa"/>
            </w:tcMar>
          </w:tcPr>
          <w:p w:rsidR="00000000" w:rsidDel="00000000" w:rsidP="00000000" w:rsidRDefault="00000000" w:rsidRPr="00000000" w14:paraId="0000017B">
            <w:pPr>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1.3%</w:t>
            </w:r>
          </w:p>
        </w:tc>
        <w:tc>
          <w:tcPr>
            <w:tcBorders>
              <w:top w:color="000000" w:space="0" w:sz="5" w:val="single"/>
              <w:left w:color="000000" w:space="0" w:sz="5" w:val="single"/>
              <w:bottom w:color="000000" w:space="0" w:sz="5" w:val="single"/>
              <w:right w:color="000000" w:space="0" w:sz="5" w:val="single"/>
            </w:tcBorders>
            <w:shd w:fill="ffffff" w:val="clear"/>
            <w:tcMar>
              <w:left w:w="160.0" w:type="dxa"/>
              <w:right w:w="160.0" w:type="dxa"/>
            </w:tcMar>
          </w:tcPr>
          <w:p w:rsidR="00000000" w:rsidDel="00000000" w:rsidP="00000000" w:rsidRDefault="00000000" w:rsidRPr="00000000" w14:paraId="0000017C">
            <w:pPr>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50</w:t>
            </w:r>
          </w:p>
        </w:tc>
        <w:tc>
          <w:tcPr>
            <w:tcBorders>
              <w:top w:color="000000" w:space="0" w:sz="5" w:val="single"/>
              <w:left w:color="000000" w:space="0" w:sz="5" w:val="single"/>
              <w:bottom w:color="000000" w:space="0" w:sz="5" w:val="single"/>
              <w:right w:color="000000" w:space="0" w:sz="5" w:val="single"/>
            </w:tcBorders>
            <w:shd w:fill="ffffff" w:val="clear"/>
            <w:tcMar>
              <w:left w:w="160.0" w:type="dxa"/>
              <w:right w:w="160.0" w:type="dxa"/>
            </w:tcMar>
          </w:tcPr>
          <w:p w:rsidR="00000000" w:rsidDel="00000000" w:rsidP="00000000" w:rsidRDefault="00000000" w:rsidRPr="00000000" w14:paraId="0000017D">
            <w:pPr>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w:t>
            </w:r>
          </w:p>
        </w:tc>
      </w:tr>
      <w:tr>
        <w:trPr>
          <w:cantSplit w:val="0"/>
          <w:trHeight w:val="403.981051016333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left w:w="160.0" w:type="dxa"/>
              <w:right w:w="160.0" w:type="dxa"/>
            </w:tcMar>
          </w:tcPr>
          <w:p w:rsidR="00000000" w:rsidDel="00000000" w:rsidP="00000000" w:rsidRDefault="00000000" w:rsidRPr="00000000" w14:paraId="0000017E">
            <w:pPr>
              <w:spacing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Interface Interference</w:t>
            </w:r>
          </w:p>
        </w:tc>
        <w:tc>
          <w:tcPr>
            <w:tcBorders>
              <w:top w:color="000000" w:space="0" w:sz="5" w:val="single"/>
              <w:left w:color="000000" w:space="0" w:sz="5" w:val="single"/>
              <w:bottom w:color="000000" w:space="0" w:sz="5" w:val="single"/>
              <w:right w:color="000000" w:space="0" w:sz="5" w:val="single"/>
            </w:tcBorders>
            <w:shd w:fill="ffffff" w:val="clear"/>
            <w:tcMar>
              <w:left w:w="160.0" w:type="dxa"/>
              <w:right w:w="160.0" w:type="dxa"/>
            </w:tcMar>
          </w:tcPr>
          <w:p w:rsidR="00000000" w:rsidDel="00000000" w:rsidP="00000000" w:rsidRDefault="00000000" w:rsidRPr="00000000" w14:paraId="0000017F">
            <w:pPr>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29</w:t>
            </w:r>
          </w:p>
        </w:tc>
        <w:tc>
          <w:tcPr>
            <w:tcBorders>
              <w:top w:color="000000" w:space="0" w:sz="5" w:val="single"/>
              <w:left w:color="000000" w:space="0" w:sz="5" w:val="single"/>
              <w:bottom w:color="000000" w:space="0" w:sz="5" w:val="single"/>
              <w:right w:color="000000" w:space="0" w:sz="5" w:val="single"/>
            </w:tcBorders>
            <w:shd w:fill="ffffff" w:val="clear"/>
            <w:tcMar>
              <w:left w:w="160.0" w:type="dxa"/>
              <w:right w:w="160.0" w:type="dxa"/>
            </w:tcMar>
          </w:tcPr>
          <w:p w:rsidR="00000000" w:rsidDel="00000000" w:rsidP="00000000" w:rsidRDefault="00000000" w:rsidRPr="00000000" w14:paraId="00000180">
            <w:pPr>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0.8%</w:t>
            </w:r>
          </w:p>
        </w:tc>
        <w:tc>
          <w:tcPr>
            <w:tcBorders>
              <w:top w:color="000000" w:space="0" w:sz="5" w:val="single"/>
              <w:left w:color="000000" w:space="0" w:sz="5" w:val="single"/>
              <w:bottom w:color="000000" w:space="0" w:sz="5" w:val="single"/>
              <w:right w:color="000000" w:space="0" w:sz="5" w:val="single"/>
            </w:tcBorders>
            <w:shd w:fill="ffffff" w:val="clear"/>
            <w:tcMar>
              <w:left w:w="160.0" w:type="dxa"/>
              <w:right w:w="160.0" w:type="dxa"/>
            </w:tcMar>
          </w:tcPr>
          <w:p w:rsidR="00000000" w:rsidDel="00000000" w:rsidP="00000000" w:rsidRDefault="00000000" w:rsidRPr="00000000" w14:paraId="00000181">
            <w:pPr>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29</w:t>
            </w:r>
          </w:p>
        </w:tc>
        <w:tc>
          <w:tcPr>
            <w:tcBorders>
              <w:top w:color="000000" w:space="0" w:sz="5" w:val="single"/>
              <w:left w:color="000000" w:space="0" w:sz="5" w:val="single"/>
              <w:bottom w:color="000000" w:space="0" w:sz="5" w:val="single"/>
              <w:right w:color="000000" w:space="0" w:sz="5" w:val="single"/>
            </w:tcBorders>
            <w:shd w:fill="ffffff" w:val="clear"/>
            <w:tcMar>
              <w:left w:w="160.0" w:type="dxa"/>
              <w:right w:w="160.0" w:type="dxa"/>
            </w:tcMar>
          </w:tcPr>
          <w:p w:rsidR="00000000" w:rsidDel="00000000" w:rsidP="00000000" w:rsidRDefault="00000000" w:rsidRPr="00000000" w14:paraId="00000182">
            <w:pPr>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0.6%</w:t>
            </w:r>
          </w:p>
        </w:tc>
      </w:tr>
      <w:tr>
        <w:trPr>
          <w:cantSplit w:val="0"/>
          <w:trHeight w:val="403.981051016333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left w:w="160.0" w:type="dxa"/>
              <w:right w:w="160.0" w:type="dxa"/>
            </w:tcMar>
          </w:tcPr>
          <w:p w:rsidR="00000000" w:rsidDel="00000000" w:rsidP="00000000" w:rsidRDefault="00000000" w:rsidRPr="00000000" w14:paraId="00000183">
            <w:pPr>
              <w:spacing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Misdirection</w:t>
            </w:r>
          </w:p>
        </w:tc>
        <w:tc>
          <w:tcPr>
            <w:tcBorders>
              <w:top w:color="000000" w:space="0" w:sz="5" w:val="single"/>
              <w:left w:color="000000" w:space="0" w:sz="5" w:val="single"/>
              <w:bottom w:color="000000" w:space="0" w:sz="5" w:val="single"/>
              <w:right w:color="000000" w:space="0" w:sz="5" w:val="single"/>
            </w:tcBorders>
            <w:shd w:fill="ffffff" w:val="clear"/>
            <w:tcMar>
              <w:left w:w="160.0" w:type="dxa"/>
              <w:right w:w="160.0" w:type="dxa"/>
            </w:tcMar>
          </w:tcPr>
          <w:p w:rsidR="00000000" w:rsidDel="00000000" w:rsidP="00000000" w:rsidRDefault="00000000" w:rsidRPr="00000000" w14:paraId="00000184">
            <w:pPr>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701</w:t>
            </w:r>
          </w:p>
        </w:tc>
        <w:tc>
          <w:tcPr>
            <w:tcBorders>
              <w:top w:color="000000" w:space="0" w:sz="5" w:val="single"/>
              <w:left w:color="000000" w:space="0" w:sz="5" w:val="single"/>
              <w:bottom w:color="000000" w:space="0" w:sz="5" w:val="single"/>
              <w:right w:color="000000" w:space="0" w:sz="5" w:val="single"/>
            </w:tcBorders>
            <w:shd w:fill="ffffff" w:val="clear"/>
            <w:tcMar>
              <w:left w:w="160.0" w:type="dxa"/>
              <w:right w:w="160.0" w:type="dxa"/>
            </w:tcMar>
          </w:tcPr>
          <w:p w:rsidR="00000000" w:rsidDel="00000000" w:rsidP="00000000" w:rsidRDefault="00000000" w:rsidRPr="00000000" w14:paraId="00000185">
            <w:pPr>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18.3%</w:t>
            </w:r>
          </w:p>
        </w:tc>
        <w:tc>
          <w:tcPr>
            <w:tcBorders>
              <w:top w:color="000000" w:space="0" w:sz="5" w:val="single"/>
              <w:left w:color="000000" w:space="0" w:sz="5" w:val="single"/>
              <w:bottom w:color="000000" w:space="0" w:sz="5" w:val="single"/>
              <w:right w:color="000000" w:space="0" w:sz="5" w:val="single"/>
            </w:tcBorders>
            <w:shd w:fill="ffffff" w:val="clear"/>
            <w:tcMar>
              <w:left w:w="160.0" w:type="dxa"/>
              <w:right w:w="160.0" w:type="dxa"/>
            </w:tcMar>
          </w:tcPr>
          <w:p w:rsidR="00000000" w:rsidDel="00000000" w:rsidP="00000000" w:rsidRDefault="00000000" w:rsidRPr="00000000" w14:paraId="00000186">
            <w:pPr>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701</w:t>
            </w:r>
          </w:p>
        </w:tc>
        <w:tc>
          <w:tcPr>
            <w:tcBorders>
              <w:top w:color="000000" w:space="0" w:sz="5" w:val="single"/>
              <w:left w:color="000000" w:space="0" w:sz="5" w:val="single"/>
              <w:bottom w:color="000000" w:space="0" w:sz="5" w:val="single"/>
              <w:right w:color="000000" w:space="0" w:sz="5" w:val="single"/>
            </w:tcBorders>
            <w:shd w:fill="ffffff" w:val="clear"/>
            <w:tcMar>
              <w:left w:w="160.0" w:type="dxa"/>
              <w:right w:w="160.0" w:type="dxa"/>
            </w:tcMar>
          </w:tcPr>
          <w:p w:rsidR="00000000" w:rsidDel="00000000" w:rsidP="00000000" w:rsidRDefault="00000000" w:rsidRPr="00000000" w14:paraId="00000187">
            <w:pPr>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14.5%</w:t>
            </w:r>
          </w:p>
        </w:tc>
      </w:tr>
      <w:tr>
        <w:trPr>
          <w:cantSplit w:val="0"/>
          <w:trHeight w:val="403.981051016333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left w:w="160.0" w:type="dxa"/>
              <w:right w:w="160.0" w:type="dxa"/>
            </w:tcMar>
          </w:tcPr>
          <w:p w:rsidR="00000000" w:rsidDel="00000000" w:rsidP="00000000" w:rsidRDefault="00000000" w:rsidRPr="00000000" w14:paraId="00000188">
            <w:pPr>
              <w:spacing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Not Dark Pattern</w:t>
            </w:r>
          </w:p>
        </w:tc>
        <w:tc>
          <w:tcPr>
            <w:tcBorders>
              <w:top w:color="000000" w:space="0" w:sz="5" w:val="single"/>
              <w:left w:color="000000" w:space="0" w:sz="5" w:val="single"/>
              <w:bottom w:color="000000" w:space="0" w:sz="5" w:val="single"/>
              <w:right w:color="000000" w:space="0" w:sz="5" w:val="single"/>
            </w:tcBorders>
            <w:shd w:fill="ffffff" w:val="clear"/>
            <w:tcMar>
              <w:left w:w="160.0" w:type="dxa"/>
              <w:right w:w="160.0" w:type="dxa"/>
            </w:tcMar>
          </w:tcPr>
          <w:p w:rsidR="00000000" w:rsidDel="00000000" w:rsidP="00000000" w:rsidRDefault="00000000" w:rsidRPr="00000000" w14:paraId="00000189">
            <w:pPr>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1,178</w:t>
            </w:r>
          </w:p>
        </w:tc>
        <w:tc>
          <w:tcPr>
            <w:tcBorders>
              <w:top w:color="000000" w:space="0" w:sz="5" w:val="single"/>
              <w:left w:color="000000" w:space="0" w:sz="5" w:val="single"/>
              <w:bottom w:color="000000" w:space="0" w:sz="5" w:val="single"/>
              <w:right w:color="000000" w:space="0" w:sz="5" w:val="single"/>
            </w:tcBorders>
            <w:shd w:fill="ffffff" w:val="clear"/>
            <w:tcMar>
              <w:left w:w="160.0" w:type="dxa"/>
              <w:right w:w="160.0" w:type="dxa"/>
            </w:tcMar>
          </w:tcPr>
          <w:p w:rsidR="00000000" w:rsidDel="00000000" w:rsidP="00000000" w:rsidRDefault="00000000" w:rsidRPr="00000000" w14:paraId="0000018A">
            <w:pPr>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30.7%</w:t>
            </w:r>
          </w:p>
        </w:tc>
        <w:tc>
          <w:tcPr>
            <w:tcBorders>
              <w:top w:color="000000" w:space="0" w:sz="5" w:val="single"/>
              <w:left w:color="000000" w:space="0" w:sz="5" w:val="single"/>
              <w:bottom w:color="000000" w:space="0" w:sz="5" w:val="single"/>
              <w:right w:color="000000" w:space="0" w:sz="5" w:val="single"/>
            </w:tcBorders>
            <w:shd w:fill="ffffff" w:val="clear"/>
            <w:tcMar>
              <w:left w:w="160.0" w:type="dxa"/>
              <w:right w:w="160.0" w:type="dxa"/>
            </w:tcMar>
          </w:tcPr>
          <w:p w:rsidR="00000000" w:rsidDel="00000000" w:rsidP="00000000" w:rsidRDefault="00000000" w:rsidRPr="00000000" w14:paraId="0000018B">
            <w:pPr>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2,178</w:t>
            </w:r>
          </w:p>
        </w:tc>
        <w:tc>
          <w:tcPr>
            <w:tcBorders>
              <w:top w:color="000000" w:space="0" w:sz="5" w:val="single"/>
              <w:left w:color="000000" w:space="0" w:sz="5" w:val="single"/>
              <w:bottom w:color="000000" w:space="0" w:sz="5" w:val="single"/>
              <w:right w:color="000000" w:space="0" w:sz="5" w:val="single"/>
            </w:tcBorders>
            <w:shd w:fill="ffffff" w:val="clear"/>
            <w:tcMar>
              <w:left w:w="160.0" w:type="dxa"/>
              <w:right w:w="160.0" w:type="dxa"/>
            </w:tcMar>
          </w:tcPr>
          <w:p w:rsidR="00000000" w:rsidDel="00000000" w:rsidP="00000000" w:rsidRDefault="00000000" w:rsidRPr="00000000" w14:paraId="0000018C">
            <w:pPr>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45.0%</w:t>
            </w:r>
          </w:p>
        </w:tc>
      </w:tr>
      <w:tr>
        <w:trPr>
          <w:cantSplit w:val="0"/>
          <w:trHeight w:val="403.981051016333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left w:w="160.0" w:type="dxa"/>
              <w:right w:w="160.0" w:type="dxa"/>
            </w:tcMar>
          </w:tcPr>
          <w:p w:rsidR="00000000" w:rsidDel="00000000" w:rsidP="00000000" w:rsidRDefault="00000000" w:rsidRPr="00000000" w14:paraId="0000018D">
            <w:pPr>
              <w:spacing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Scarcity</w:t>
            </w:r>
          </w:p>
        </w:tc>
        <w:tc>
          <w:tcPr>
            <w:tcBorders>
              <w:top w:color="000000" w:space="0" w:sz="5" w:val="single"/>
              <w:left w:color="000000" w:space="0" w:sz="5" w:val="single"/>
              <w:bottom w:color="000000" w:space="0" w:sz="5" w:val="single"/>
              <w:right w:color="000000" w:space="0" w:sz="5" w:val="single"/>
            </w:tcBorders>
            <w:shd w:fill="ffffff" w:val="clear"/>
            <w:tcMar>
              <w:left w:w="160.0" w:type="dxa"/>
              <w:right w:w="160.0" w:type="dxa"/>
            </w:tcMar>
          </w:tcPr>
          <w:p w:rsidR="00000000" w:rsidDel="00000000" w:rsidP="00000000" w:rsidRDefault="00000000" w:rsidRPr="00000000" w14:paraId="0000018E">
            <w:pPr>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648</w:t>
            </w:r>
          </w:p>
        </w:tc>
        <w:tc>
          <w:tcPr>
            <w:tcBorders>
              <w:top w:color="000000" w:space="0" w:sz="5" w:val="single"/>
              <w:left w:color="000000" w:space="0" w:sz="5" w:val="single"/>
              <w:bottom w:color="000000" w:space="0" w:sz="5" w:val="single"/>
              <w:right w:color="000000" w:space="0" w:sz="5" w:val="single"/>
            </w:tcBorders>
            <w:shd w:fill="ffffff" w:val="clear"/>
            <w:tcMar>
              <w:left w:w="160.0" w:type="dxa"/>
              <w:right w:w="160.0" w:type="dxa"/>
            </w:tcMar>
          </w:tcPr>
          <w:p w:rsidR="00000000" w:rsidDel="00000000" w:rsidP="00000000" w:rsidRDefault="00000000" w:rsidRPr="00000000" w14:paraId="0000018F">
            <w:pPr>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16.9%</w:t>
            </w:r>
          </w:p>
        </w:tc>
        <w:tc>
          <w:tcPr>
            <w:tcBorders>
              <w:top w:color="000000" w:space="0" w:sz="5" w:val="single"/>
              <w:left w:color="000000" w:space="0" w:sz="5" w:val="single"/>
              <w:bottom w:color="000000" w:space="0" w:sz="5" w:val="single"/>
              <w:right w:color="000000" w:space="0" w:sz="5" w:val="single"/>
            </w:tcBorders>
            <w:shd w:fill="ffffff" w:val="clear"/>
            <w:tcMar>
              <w:left w:w="160.0" w:type="dxa"/>
              <w:right w:w="160.0" w:type="dxa"/>
            </w:tcMar>
          </w:tcPr>
          <w:p w:rsidR="00000000" w:rsidDel="00000000" w:rsidP="00000000" w:rsidRDefault="00000000" w:rsidRPr="00000000" w14:paraId="00000190">
            <w:pPr>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648</w:t>
            </w:r>
          </w:p>
        </w:tc>
        <w:tc>
          <w:tcPr>
            <w:tcBorders>
              <w:top w:color="000000" w:space="0" w:sz="5" w:val="single"/>
              <w:left w:color="000000" w:space="0" w:sz="5" w:val="single"/>
              <w:bottom w:color="000000" w:space="0" w:sz="5" w:val="single"/>
              <w:right w:color="000000" w:space="0" w:sz="5" w:val="single"/>
            </w:tcBorders>
            <w:shd w:fill="ffffff" w:val="clear"/>
            <w:tcMar>
              <w:left w:w="160.0" w:type="dxa"/>
              <w:right w:w="160.0" w:type="dxa"/>
            </w:tcMar>
          </w:tcPr>
          <w:p w:rsidR="00000000" w:rsidDel="00000000" w:rsidP="00000000" w:rsidRDefault="00000000" w:rsidRPr="00000000" w14:paraId="00000191">
            <w:pPr>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13.4%</w:t>
            </w:r>
          </w:p>
        </w:tc>
      </w:tr>
      <w:tr>
        <w:trPr>
          <w:cantSplit w:val="0"/>
          <w:trHeight w:val="403.981051016333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left w:w="160.0" w:type="dxa"/>
              <w:right w:w="160.0" w:type="dxa"/>
            </w:tcMar>
          </w:tcPr>
          <w:p w:rsidR="00000000" w:rsidDel="00000000" w:rsidP="00000000" w:rsidRDefault="00000000" w:rsidRPr="00000000" w14:paraId="00000192">
            <w:pPr>
              <w:spacing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Social Proof</w:t>
            </w:r>
          </w:p>
        </w:tc>
        <w:tc>
          <w:tcPr>
            <w:tcBorders>
              <w:top w:color="000000" w:space="0" w:sz="5" w:val="single"/>
              <w:left w:color="000000" w:space="0" w:sz="5" w:val="single"/>
              <w:bottom w:color="000000" w:space="0" w:sz="5" w:val="single"/>
              <w:right w:color="000000" w:space="0" w:sz="5" w:val="single"/>
            </w:tcBorders>
            <w:shd w:fill="ffffff" w:val="clear"/>
            <w:tcMar>
              <w:left w:w="160.0" w:type="dxa"/>
              <w:right w:w="160.0" w:type="dxa"/>
            </w:tcMar>
          </w:tcPr>
          <w:p w:rsidR="00000000" w:rsidDel="00000000" w:rsidP="00000000" w:rsidRDefault="00000000" w:rsidRPr="00000000" w14:paraId="00000193">
            <w:pPr>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481</w:t>
            </w:r>
          </w:p>
        </w:tc>
        <w:tc>
          <w:tcPr>
            <w:tcBorders>
              <w:top w:color="000000" w:space="0" w:sz="5" w:val="single"/>
              <w:left w:color="000000" w:space="0" w:sz="5" w:val="single"/>
              <w:bottom w:color="000000" w:space="0" w:sz="5" w:val="single"/>
              <w:right w:color="000000" w:space="0" w:sz="5" w:val="single"/>
            </w:tcBorders>
            <w:shd w:fill="ffffff" w:val="clear"/>
            <w:tcMar>
              <w:left w:w="160.0" w:type="dxa"/>
              <w:right w:w="160.0" w:type="dxa"/>
            </w:tcMar>
          </w:tcPr>
          <w:p w:rsidR="00000000" w:rsidDel="00000000" w:rsidP="00000000" w:rsidRDefault="00000000" w:rsidRPr="00000000" w14:paraId="00000194">
            <w:pPr>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12.5%</w:t>
            </w:r>
          </w:p>
        </w:tc>
        <w:tc>
          <w:tcPr>
            <w:tcBorders>
              <w:top w:color="000000" w:space="0" w:sz="5" w:val="single"/>
              <w:left w:color="000000" w:space="0" w:sz="5" w:val="single"/>
              <w:bottom w:color="000000" w:space="0" w:sz="5" w:val="single"/>
              <w:right w:color="000000" w:space="0" w:sz="5" w:val="single"/>
            </w:tcBorders>
            <w:shd w:fill="ffffff" w:val="clear"/>
            <w:tcMar>
              <w:left w:w="160.0" w:type="dxa"/>
              <w:right w:w="160.0" w:type="dxa"/>
            </w:tcMar>
          </w:tcPr>
          <w:p w:rsidR="00000000" w:rsidDel="00000000" w:rsidP="00000000" w:rsidRDefault="00000000" w:rsidRPr="00000000" w14:paraId="00000195">
            <w:pPr>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481</w:t>
            </w:r>
          </w:p>
        </w:tc>
        <w:tc>
          <w:tcPr>
            <w:tcBorders>
              <w:top w:color="000000" w:space="0" w:sz="5" w:val="single"/>
              <w:left w:color="000000" w:space="0" w:sz="5" w:val="single"/>
              <w:bottom w:color="000000" w:space="0" w:sz="5" w:val="single"/>
              <w:right w:color="000000" w:space="0" w:sz="5" w:val="single"/>
            </w:tcBorders>
            <w:shd w:fill="ffffff" w:val="clear"/>
            <w:tcMar>
              <w:left w:w="160.0" w:type="dxa"/>
              <w:right w:w="160.0" w:type="dxa"/>
            </w:tcMar>
          </w:tcPr>
          <w:p w:rsidR="00000000" w:rsidDel="00000000" w:rsidP="00000000" w:rsidRDefault="00000000" w:rsidRPr="00000000" w14:paraId="00000196">
            <w:pPr>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9.9%</w:t>
            </w:r>
          </w:p>
        </w:tc>
      </w:tr>
      <w:tr>
        <w:trPr>
          <w:cantSplit w:val="0"/>
          <w:trHeight w:val="403.981051016333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left w:w="160.0" w:type="dxa"/>
              <w:right w:w="160.0" w:type="dxa"/>
            </w:tcMar>
          </w:tcPr>
          <w:p w:rsidR="00000000" w:rsidDel="00000000" w:rsidP="00000000" w:rsidRDefault="00000000" w:rsidRPr="00000000" w14:paraId="00000197">
            <w:pPr>
              <w:spacing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Subscription Trap</w:t>
            </w:r>
          </w:p>
        </w:tc>
        <w:tc>
          <w:tcPr>
            <w:tcBorders>
              <w:top w:color="000000" w:space="0" w:sz="5" w:val="single"/>
              <w:left w:color="000000" w:space="0" w:sz="5" w:val="single"/>
              <w:bottom w:color="000000" w:space="0" w:sz="5" w:val="single"/>
              <w:right w:color="000000" w:space="0" w:sz="5" w:val="single"/>
            </w:tcBorders>
            <w:shd w:fill="ffffff" w:val="clear"/>
            <w:tcMar>
              <w:left w:w="160.0" w:type="dxa"/>
              <w:right w:w="160.0" w:type="dxa"/>
            </w:tcMar>
          </w:tcPr>
          <w:p w:rsidR="00000000" w:rsidDel="00000000" w:rsidP="00000000" w:rsidRDefault="00000000" w:rsidRPr="00000000" w14:paraId="00000198">
            <w:pPr>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104</w:t>
            </w:r>
          </w:p>
        </w:tc>
        <w:tc>
          <w:tcPr>
            <w:tcBorders>
              <w:top w:color="000000" w:space="0" w:sz="5" w:val="single"/>
              <w:left w:color="000000" w:space="0" w:sz="5" w:val="single"/>
              <w:bottom w:color="000000" w:space="0" w:sz="5" w:val="single"/>
              <w:right w:color="000000" w:space="0" w:sz="5" w:val="single"/>
            </w:tcBorders>
            <w:shd w:fill="ffffff" w:val="clear"/>
            <w:tcMar>
              <w:left w:w="160.0" w:type="dxa"/>
              <w:right w:w="160.0" w:type="dxa"/>
            </w:tcMar>
          </w:tcPr>
          <w:p w:rsidR="00000000" w:rsidDel="00000000" w:rsidP="00000000" w:rsidRDefault="00000000" w:rsidRPr="00000000" w14:paraId="00000199">
            <w:pPr>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2.7%</w:t>
            </w:r>
          </w:p>
        </w:tc>
        <w:tc>
          <w:tcPr>
            <w:tcBorders>
              <w:top w:color="000000" w:space="0" w:sz="5" w:val="single"/>
              <w:left w:color="000000" w:space="0" w:sz="5" w:val="single"/>
              <w:bottom w:color="000000" w:space="0" w:sz="5" w:val="single"/>
              <w:right w:color="000000" w:space="0" w:sz="5" w:val="single"/>
            </w:tcBorders>
            <w:shd w:fill="ffffff" w:val="clear"/>
            <w:tcMar>
              <w:left w:w="160.0" w:type="dxa"/>
              <w:right w:w="160.0" w:type="dxa"/>
            </w:tcMar>
          </w:tcPr>
          <w:p w:rsidR="00000000" w:rsidDel="00000000" w:rsidP="00000000" w:rsidRDefault="00000000" w:rsidRPr="00000000" w14:paraId="0000019A">
            <w:pPr>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104</w:t>
            </w:r>
          </w:p>
        </w:tc>
        <w:tc>
          <w:tcPr>
            <w:tcBorders>
              <w:top w:color="000000" w:space="0" w:sz="5" w:val="single"/>
              <w:left w:color="000000" w:space="0" w:sz="5" w:val="single"/>
              <w:bottom w:color="000000" w:space="0" w:sz="5" w:val="single"/>
              <w:right w:color="000000" w:space="0" w:sz="5" w:val="single"/>
            </w:tcBorders>
            <w:shd w:fill="ffffff" w:val="clear"/>
            <w:tcMar>
              <w:left w:w="160.0" w:type="dxa"/>
              <w:right w:w="160.0" w:type="dxa"/>
            </w:tcMar>
          </w:tcPr>
          <w:p w:rsidR="00000000" w:rsidDel="00000000" w:rsidP="00000000" w:rsidRDefault="00000000" w:rsidRPr="00000000" w14:paraId="0000019B">
            <w:pPr>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2.2%</w:t>
            </w:r>
          </w:p>
        </w:tc>
      </w:tr>
      <w:tr>
        <w:trPr>
          <w:cantSplit w:val="0"/>
          <w:trHeight w:val="403.981051016333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left w:w="160.0" w:type="dxa"/>
              <w:right w:w="160.0" w:type="dxa"/>
            </w:tcMar>
          </w:tcPr>
          <w:p w:rsidR="00000000" w:rsidDel="00000000" w:rsidP="00000000" w:rsidRDefault="00000000" w:rsidRPr="00000000" w14:paraId="0000019C">
            <w:pPr>
              <w:spacing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Urgency</w:t>
            </w:r>
          </w:p>
        </w:tc>
        <w:tc>
          <w:tcPr>
            <w:tcBorders>
              <w:top w:color="000000" w:space="0" w:sz="5" w:val="single"/>
              <w:left w:color="000000" w:space="0" w:sz="5" w:val="single"/>
              <w:bottom w:color="000000" w:space="0" w:sz="5" w:val="single"/>
              <w:right w:color="000000" w:space="0" w:sz="5" w:val="single"/>
            </w:tcBorders>
            <w:shd w:fill="ffffff" w:val="clear"/>
            <w:tcMar>
              <w:left w:w="160.0" w:type="dxa"/>
              <w:right w:w="160.0" w:type="dxa"/>
            </w:tcMar>
          </w:tcPr>
          <w:p w:rsidR="00000000" w:rsidDel="00000000" w:rsidP="00000000" w:rsidRDefault="00000000" w:rsidRPr="00000000" w14:paraId="0000019D">
            <w:pPr>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469</w:t>
            </w:r>
          </w:p>
        </w:tc>
        <w:tc>
          <w:tcPr>
            <w:tcBorders>
              <w:top w:color="000000" w:space="0" w:sz="5" w:val="single"/>
              <w:left w:color="000000" w:space="0" w:sz="5" w:val="single"/>
              <w:bottom w:color="000000" w:space="0" w:sz="5" w:val="single"/>
              <w:right w:color="000000" w:space="0" w:sz="5" w:val="single"/>
            </w:tcBorders>
            <w:shd w:fill="ffffff" w:val="clear"/>
            <w:tcMar>
              <w:left w:w="160.0" w:type="dxa"/>
              <w:right w:w="160.0" w:type="dxa"/>
            </w:tcMar>
          </w:tcPr>
          <w:p w:rsidR="00000000" w:rsidDel="00000000" w:rsidP="00000000" w:rsidRDefault="00000000" w:rsidRPr="00000000" w14:paraId="0000019E">
            <w:pPr>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12.2%</w:t>
            </w:r>
          </w:p>
        </w:tc>
        <w:tc>
          <w:tcPr>
            <w:tcBorders>
              <w:top w:color="000000" w:space="0" w:sz="5" w:val="single"/>
              <w:left w:color="000000" w:space="0" w:sz="5" w:val="single"/>
              <w:bottom w:color="000000" w:space="0" w:sz="5" w:val="single"/>
              <w:right w:color="000000" w:space="0" w:sz="5" w:val="single"/>
            </w:tcBorders>
            <w:shd w:fill="ffffff" w:val="clear"/>
            <w:tcMar>
              <w:left w:w="160.0" w:type="dxa"/>
              <w:right w:w="160.0" w:type="dxa"/>
            </w:tcMar>
          </w:tcPr>
          <w:p w:rsidR="00000000" w:rsidDel="00000000" w:rsidP="00000000" w:rsidRDefault="00000000" w:rsidRPr="00000000" w14:paraId="0000019F">
            <w:pPr>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469</w:t>
            </w:r>
          </w:p>
        </w:tc>
        <w:tc>
          <w:tcPr>
            <w:tcBorders>
              <w:top w:color="000000" w:space="0" w:sz="5" w:val="single"/>
              <w:left w:color="000000" w:space="0" w:sz="5" w:val="single"/>
              <w:bottom w:color="000000" w:space="0" w:sz="5" w:val="single"/>
              <w:right w:color="000000" w:space="0" w:sz="5" w:val="single"/>
            </w:tcBorders>
            <w:tcMar>
              <w:left w:w="160.0" w:type="dxa"/>
              <w:right w:w="160.0" w:type="dxa"/>
            </w:tcMar>
          </w:tcPr>
          <w:p w:rsidR="00000000" w:rsidDel="00000000" w:rsidP="00000000" w:rsidRDefault="00000000" w:rsidRPr="00000000" w14:paraId="000001A0">
            <w:pPr>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9.7%</w:t>
            </w:r>
          </w:p>
        </w:tc>
      </w:tr>
      <w:tr>
        <w:trPr>
          <w:cantSplit w:val="0"/>
          <w:trHeight w:val="403.9810510163335" w:hRule="atLeast"/>
          <w:tblHeader w:val="0"/>
        </w:trPr>
        <w:tc>
          <w:tcPr>
            <w:tcBorders>
              <w:top w:color="000000" w:space="0" w:sz="5" w:val="single"/>
              <w:left w:color="000000" w:space="0" w:sz="5" w:val="single"/>
              <w:bottom w:color="000000" w:space="0" w:sz="5" w:val="single"/>
              <w:right w:color="000000" w:space="0" w:sz="5" w:val="single"/>
            </w:tcBorders>
            <w:shd w:fill="efefef" w:val="clear"/>
            <w:tcMar>
              <w:left w:w="160.0" w:type="dxa"/>
              <w:right w:w="160.0" w:type="dxa"/>
            </w:tcMar>
          </w:tcPr>
          <w:p w:rsidR="00000000" w:rsidDel="00000000" w:rsidP="00000000" w:rsidRDefault="00000000" w:rsidRPr="00000000" w14:paraId="000001A1">
            <w:pPr>
              <w:spacing w:line="276"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Grand Total</w:t>
            </w:r>
          </w:p>
        </w:tc>
        <w:tc>
          <w:tcPr>
            <w:tcBorders>
              <w:top w:color="000000" w:space="0" w:sz="5" w:val="single"/>
              <w:left w:color="000000" w:space="0" w:sz="5" w:val="single"/>
              <w:bottom w:color="000000" w:space="0" w:sz="5" w:val="single"/>
              <w:right w:color="000000" w:space="0" w:sz="5" w:val="single"/>
            </w:tcBorders>
            <w:shd w:fill="efefef" w:val="clear"/>
            <w:tcMar>
              <w:left w:w="160.0" w:type="dxa"/>
              <w:right w:w="160.0" w:type="dxa"/>
            </w:tcMar>
          </w:tcPr>
          <w:p w:rsidR="00000000" w:rsidDel="00000000" w:rsidP="00000000" w:rsidRDefault="00000000" w:rsidRPr="00000000" w14:paraId="000001A2">
            <w:pPr>
              <w:spacing w:line="276"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3,835</w:t>
            </w:r>
          </w:p>
        </w:tc>
        <w:tc>
          <w:tcPr>
            <w:tcBorders>
              <w:top w:color="000000" w:space="0" w:sz="5" w:val="single"/>
              <w:left w:color="000000" w:space="0" w:sz="5" w:val="single"/>
              <w:bottom w:color="000000" w:space="0" w:sz="5" w:val="single"/>
              <w:right w:color="000000" w:space="0" w:sz="5" w:val="single"/>
            </w:tcBorders>
            <w:shd w:fill="efefef" w:val="clear"/>
            <w:tcMar>
              <w:left w:w="160.0" w:type="dxa"/>
              <w:right w:w="160.0" w:type="dxa"/>
            </w:tcMar>
          </w:tcPr>
          <w:p w:rsidR="00000000" w:rsidDel="00000000" w:rsidP="00000000" w:rsidRDefault="00000000" w:rsidRPr="00000000" w14:paraId="000001A3">
            <w:pPr>
              <w:spacing w:line="276"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100%</w:t>
            </w:r>
          </w:p>
        </w:tc>
        <w:tc>
          <w:tcPr>
            <w:tcBorders>
              <w:top w:color="000000" w:space="0" w:sz="5" w:val="single"/>
              <w:left w:color="000000" w:space="0" w:sz="5" w:val="single"/>
              <w:bottom w:color="000000" w:space="0" w:sz="5" w:val="single"/>
              <w:right w:color="000000" w:space="0" w:sz="5" w:val="single"/>
            </w:tcBorders>
            <w:shd w:fill="efefef" w:val="clear"/>
            <w:tcMar>
              <w:left w:w="160.0" w:type="dxa"/>
              <w:right w:w="160.0" w:type="dxa"/>
            </w:tcMar>
          </w:tcPr>
          <w:p w:rsidR="00000000" w:rsidDel="00000000" w:rsidP="00000000" w:rsidRDefault="00000000" w:rsidRPr="00000000" w14:paraId="000001A4">
            <w:pPr>
              <w:spacing w:line="276"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4,835</w:t>
            </w:r>
          </w:p>
        </w:tc>
        <w:tc>
          <w:tcPr>
            <w:tcBorders>
              <w:top w:color="000000" w:space="0" w:sz="5" w:val="single"/>
              <w:left w:color="000000" w:space="0" w:sz="5" w:val="single"/>
              <w:bottom w:color="000000" w:space="0" w:sz="5" w:val="single"/>
              <w:right w:color="000000" w:space="0" w:sz="5" w:val="single"/>
            </w:tcBorders>
            <w:shd w:fill="efefef" w:val="clear"/>
            <w:tcMar>
              <w:left w:w="160.0" w:type="dxa"/>
              <w:right w:w="160.0" w:type="dxa"/>
            </w:tcMar>
          </w:tcPr>
          <w:p w:rsidR="00000000" w:rsidDel="00000000" w:rsidP="00000000" w:rsidRDefault="00000000" w:rsidRPr="00000000" w14:paraId="000001A5">
            <w:pPr>
              <w:spacing w:line="276"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100%</w:t>
            </w:r>
          </w:p>
        </w:tc>
      </w:tr>
    </w:tbl>
    <w:p w:rsidR="00000000" w:rsidDel="00000000" w:rsidP="00000000" w:rsidRDefault="00000000" w:rsidRPr="00000000" w14:paraId="000001A6">
      <w:pPr>
        <w:spacing w:after="80" w:before="200" w:line="276"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inclusion of the neutral instances serves to shift the class balance and not the proportion of dark pattern categories. This ensures that the relative distribution of dark pattern categories remains unchanged, but that the classifier learns a stronger difference between dark and non-dark pattern language; an essential consideration for its deployment in the wil</w:t>
      </w:r>
      <w:commentRangeStart w:id="16"/>
      <w:r w:rsidDel="00000000" w:rsidR="00000000" w:rsidRPr="00000000">
        <w:rPr>
          <w:rFonts w:ascii="Times New Roman" w:cs="Times New Roman" w:eastAsia="Times New Roman" w:hAnsi="Times New Roman"/>
          <w:sz w:val="24"/>
          <w:szCs w:val="24"/>
          <w:rtl w:val="0"/>
        </w:rPr>
        <w:t xml:space="preserve">d.</w:t>
      </w:r>
      <w:commentRangeEnd w:id="16"/>
      <w:r w:rsidDel="00000000" w:rsidR="00000000" w:rsidRPr="00000000">
        <w:commentReference w:id="16"/>
      </w:r>
      <w:r w:rsidDel="00000000" w:rsidR="00000000" w:rsidRPr="00000000">
        <w:rPr>
          <w:rtl w:val="0"/>
        </w:rPr>
      </w:r>
    </w:p>
    <w:p w:rsidR="00000000" w:rsidDel="00000000" w:rsidP="00000000" w:rsidRDefault="00000000" w:rsidRPr="00000000" w14:paraId="000001A7">
      <w:pPr>
        <w:pStyle w:val="Heading2"/>
        <w:keepNext w:val="0"/>
        <w:keepLines w:val="0"/>
        <w:spacing w:after="80" w:before="360" w:line="276" w:lineRule="auto"/>
        <w:rPr/>
      </w:pPr>
      <w:bookmarkStart w:colFirst="0" w:colLast="0" w:name="_g2dq26br0z9h" w:id="45"/>
      <w:bookmarkEnd w:id="45"/>
      <w:r w:rsidDel="00000000" w:rsidR="00000000" w:rsidRPr="00000000">
        <w:rPr>
          <w:rtl w:val="0"/>
        </w:rPr>
        <w:t xml:space="preserve">7.3 Annotation Pipeline and Quality Assurance</w:t>
      </w:r>
    </w:p>
    <w:p w:rsidR="00000000" w:rsidDel="00000000" w:rsidP="00000000" w:rsidRDefault="00000000" w:rsidRPr="00000000" w14:paraId="000001A8">
      <w:pPr>
        <w:spacing w:after="100" w:before="100" w:line="276"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annotation approach for this study is a hybrid of model-assisted pre-annotation and manual verification; a strategy aimed at improving speed and accuracy across the entire corpus of 107,753 text segments.</w:t>
      </w:r>
    </w:p>
    <w:p w:rsidR="00000000" w:rsidDel="00000000" w:rsidP="00000000" w:rsidRDefault="00000000" w:rsidRPr="00000000" w14:paraId="000001A9">
      <w:pPr>
        <w:spacing w:after="100" w:before="100" w:line="276"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first step involved using our Yada model[21] to pre-label the 107,753 segments. These were not considered definitive labels, but a starting point for human annotation. All instances, regardless of whether they were predicted to be dark patterns or not, were then verified by annotators against the study's definition of dark patterns. Only cases meeting the full set of definitional criteria, evidence of deliberate design choices that undermine user autonomy via psychological manipulation, deception, or information hiding, were included as verified dark patterns in the final verified dataset.</w:t>
      </w:r>
    </w:p>
    <w:p w:rsidR="00000000" w:rsidDel="00000000" w:rsidP="00000000" w:rsidRDefault="00000000" w:rsidRPr="00000000" w14:paraId="000001AA">
      <w:pPr>
        <w:spacing w:after="100" w:before="100" w:line="276"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comprehensive two-step verification process has several practical benefits. First, it removes the possibility of systematic model error being incorporated into the final set since labels are not left unverified. Second, by basing annotation on a consistent definition rather than model probabilities, it guarantees that rarer and more novel categories, such as Subscription Traps (n = 1) or Confirm Shaming (n = 5), are detected despite model recall for those types being low. Third, by cross-checking all non-dark-pattern labels, it guarantees the quality of the negative class, which is important for training balanced models.</w:t>
      </w:r>
    </w:p>
    <w:p w:rsidR="00000000" w:rsidDel="00000000" w:rsidP="00000000" w:rsidRDefault="00000000" w:rsidRPr="00000000" w14:paraId="000001AB">
      <w:pPr>
        <w:pStyle w:val="Heading2"/>
        <w:keepNext w:val="0"/>
        <w:keepLines w:val="0"/>
        <w:spacing w:after="80" w:before="360" w:line="276" w:lineRule="auto"/>
        <w:rPr/>
      </w:pPr>
      <w:bookmarkStart w:colFirst="0" w:colLast="0" w:name="_xipa4xl16wkq" w:id="46"/>
      <w:bookmarkEnd w:id="46"/>
      <w:r w:rsidDel="00000000" w:rsidR="00000000" w:rsidRPr="00000000">
        <w:rPr>
          <w:rtl w:val="0"/>
        </w:rPr>
        <w:t xml:space="preserve">7.4 Classification Experiments</w:t>
      </w:r>
    </w:p>
    <w:p w:rsidR="00000000" w:rsidDel="00000000" w:rsidP="00000000" w:rsidRDefault="00000000" w:rsidRPr="00000000" w14:paraId="000001AC">
      <w:pPr>
        <w:pStyle w:val="Heading3"/>
        <w:keepNext w:val="0"/>
        <w:keepLines w:val="0"/>
        <w:spacing w:after="80" w:before="280" w:line="276" w:lineRule="auto"/>
        <w:rPr/>
      </w:pPr>
      <w:bookmarkStart w:colFirst="0" w:colLast="0" w:name="_gezb193ubk2t" w:id="47"/>
      <w:bookmarkEnd w:id="47"/>
      <w:r w:rsidDel="00000000" w:rsidR="00000000" w:rsidRPr="00000000">
        <w:rPr>
          <w:rtl w:val="0"/>
        </w:rPr>
        <w:t xml:space="preserve">7.4.1 Experimental Setup</w:t>
      </w:r>
    </w:p>
    <w:p w:rsidR="00000000" w:rsidDel="00000000" w:rsidP="00000000" w:rsidRDefault="00000000" w:rsidRPr="00000000" w14:paraId="000001AD">
      <w:pPr>
        <w:spacing w:after="100" w:before="100" w:line="276"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Stage 2 and Stage 3 classification experiments, RoBERTa (uncased) contextual embeddings were taken as frozen features. It was fine-tuned on the training data to better understand the language of persuasive and deceptive advertising. Instead of end-to-end transformer classification, embeddings were extracted and used as fixed feature representations, allowing for efficient training on a smaller, high-quality dataset and for comparison between different classifiers.</w:t>
      </w:r>
    </w:p>
    <w:p w:rsidR="00000000" w:rsidDel="00000000" w:rsidP="00000000" w:rsidRDefault="00000000" w:rsidRPr="00000000" w14:paraId="000001AE">
      <w:pPr>
        <w:spacing w:after="100" w:before="1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features were used to train and test the following classifiers:</w:t>
      </w:r>
    </w:p>
    <w:p w:rsidR="00000000" w:rsidDel="00000000" w:rsidP="00000000" w:rsidRDefault="00000000" w:rsidRPr="00000000" w14:paraId="000001AF">
      <w:pPr>
        <w:numPr>
          <w:ilvl w:val="0"/>
          <w:numId w:val="1"/>
        </w:numPr>
        <w:spacing w:after="0" w:afterAutospacing="0" w:before="10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Logistic Regression (LR)</w:t>
      </w:r>
    </w:p>
    <w:p w:rsidR="00000000" w:rsidDel="00000000" w:rsidP="00000000" w:rsidRDefault="00000000" w:rsidRPr="00000000" w14:paraId="000001B0">
      <w:pPr>
        <w:numPr>
          <w:ilvl w:val="0"/>
          <w:numId w:val="1"/>
        </w:numPr>
        <w:spacing w:after="0" w:afterAutospacing="0" w:before="0" w:beforeAutospacing="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Support Vector Machine (SVM)</w:t>
      </w:r>
    </w:p>
    <w:p w:rsidR="00000000" w:rsidDel="00000000" w:rsidP="00000000" w:rsidRDefault="00000000" w:rsidRPr="00000000" w14:paraId="000001B1">
      <w:pPr>
        <w:numPr>
          <w:ilvl w:val="0"/>
          <w:numId w:val="1"/>
        </w:numPr>
        <w:spacing w:after="100" w:before="0" w:beforeAutospacing="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Random Forest (RF)</w:t>
      </w:r>
    </w:p>
    <w:p w:rsidR="00000000" w:rsidDel="00000000" w:rsidP="00000000" w:rsidRDefault="00000000" w:rsidRPr="00000000" w14:paraId="000001B2">
      <w:pPr>
        <w:spacing w:after="100" w:before="100" w:line="276"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Training and testing used an 80:20 split. We use accuracy, precision, recall, and F1 score to evaluate the performance of the classifiers, which are well-used performance measures that give a good picture of the classifier, especially when there's a class imbalance and accuracy alone is insufficient. </w:t>
      </w:r>
    </w:p>
    <w:p w:rsidR="00000000" w:rsidDel="00000000" w:rsidP="00000000" w:rsidRDefault="00000000" w:rsidRPr="00000000" w14:paraId="000001B3">
      <w:pPr>
        <w:pStyle w:val="Heading3"/>
        <w:keepNext w:val="0"/>
        <w:keepLines w:val="0"/>
        <w:spacing w:after="80" w:before="280" w:line="276" w:lineRule="auto"/>
        <w:rPr/>
      </w:pPr>
      <w:bookmarkStart w:colFirst="0" w:colLast="0" w:name="_9ety2xh5v6zs" w:id="48"/>
      <w:bookmarkEnd w:id="48"/>
      <w:r w:rsidDel="00000000" w:rsidR="00000000" w:rsidRPr="00000000">
        <w:rPr>
          <w:rtl w:val="0"/>
        </w:rPr>
        <w:t xml:space="preserve">7.4.2 Internal Evaluation Results</w:t>
      </w:r>
    </w:p>
    <w:p w:rsidR="00000000" w:rsidDel="00000000" w:rsidP="00000000" w:rsidRDefault="00000000" w:rsidRPr="00000000" w14:paraId="000001B4">
      <w:pPr>
        <w:spacing w:after="100" w:before="100" w:line="276"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internal classification performance for Stage 2 and Stage 3 models of all three classifiers is shown in Table 7.5.</w:t>
      </w:r>
    </w:p>
    <w:p w:rsidR="00000000" w:rsidDel="00000000" w:rsidP="00000000" w:rsidRDefault="00000000" w:rsidRPr="00000000" w14:paraId="000001B5">
      <w:pPr>
        <w:spacing w:after="60" w:before="180" w:line="276" w:lineRule="auto"/>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Table 7.5: Internal Classification Performance: Stage 2 and Stage 3 Models</w:t>
      </w:r>
    </w:p>
    <w:tbl>
      <w:tblPr>
        <w:tblStyle w:val="Table9"/>
        <w:tblW w:w="8985.0" w:type="dxa"/>
        <w:jc w:val="left"/>
        <w:tblLayout w:type="fixed"/>
        <w:tblLook w:val="0600"/>
      </w:tblPr>
      <w:tblGrid>
        <w:gridCol w:w="2715"/>
        <w:gridCol w:w="1770"/>
        <w:gridCol w:w="1575"/>
        <w:gridCol w:w="1470"/>
        <w:gridCol w:w="1455"/>
        <w:tblGridChange w:id="0">
          <w:tblGrid>
            <w:gridCol w:w="2715"/>
            <w:gridCol w:w="1770"/>
            <w:gridCol w:w="1575"/>
            <w:gridCol w:w="1470"/>
            <w:gridCol w:w="1455"/>
          </w:tblGrid>
        </w:tblGridChange>
      </w:tblGrid>
      <w:tr>
        <w:trPr>
          <w:cantSplit w:val="0"/>
          <w:trHeight w:val="483.0428571428571" w:hRule="atLeast"/>
          <w:tblHeader w:val="0"/>
        </w:trPr>
        <w:tc>
          <w:tcPr>
            <w:tcBorders>
              <w:top w:color="000000" w:space="0" w:sz="5" w:val="single"/>
              <w:left w:color="000000" w:space="0" w:sz="5" w:val="single"/>
              <w:bottom w:color="000000" w:space="0" w:sz="5" w:val="single"/>
              <w:right w:color="000000" w:space="0" w:sz="5" w:val="single"/>
            </w:tcBorders>
            <w:shd w:fill="efefef" w:val="clear"/>
            <w:tcMar>
              <w:left w:w="160.0" w:type="dxa"/>
              <w:right w:w="160.0" w:type="dxa"/>
            </w:tcMar>
          </w:tcPr>
          <w:p w:rsidR="00000000" w:rsidDel="00000000" w:rsidP="00000000" w:rsidRDefault="00000000" w:rsidRPr="00000000" w14:paraId="000001B6">
            <w:pPr>
              <w:spacing w:line="276"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Classifier</w:t>
            </w:r>
          </w:p>
        </w:tc>
        <w:tc>
          <w:tcPr>
            <w:tcBorders>
              <w:top w:color="000000" w:space="0" w:sz="5" w:val="single"/>
              <w:left w:color="000000" w:space="0" w:sz="5" w:val="single"/>
              <w:bottom w:color="000000" w:space="0" w:sz="5" w:val="single"/>
              <w:right w:color="000000" w:space="0" w:sz="5" w:val="single"/>
            </w:tcBorders>
            <w:shd w:fill="efefef" w:val="clear"/>
            <w:tcMar>
              <w:left w:w="160.0" w:type="dxa"/>
              <w:right w:w="160.0" w:type="dxa"/>
            </w:tcMar>
          </w:tcPr>
          <w:p w:rsidR="00000000" w:rsidDel="00000000" w:rsidP="00000000" w:rsidRDefault="00000000" w:rsidRPr="00000000" w14:paraId="000001B7">
            <w:pPr>
              <w:spacing w:line="276"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Accuracy</w:t>
            </w:r>
          </w:p>
        </w:tc>
        <w:tc>
          <w:tcPr>
            <w:tcBorders>
              <w:top w:color="000000" w:space="0" w:sz="5" w:val="single"/>
              <w:left w:color="000000" w:space="0" w:sz="5" w:val="single"/>
              <w:bottom w:color="000000" w:space="0" w:sz="5" w:val="single"/>
              <w:right w:color="000000" w:space="0" w:sz="5" w:val="single"/>
            </w:tcBorders>
            <w:shd w:fill="efefef" w:val="clear"/>
            <w:tcMar>
              <w:left w:w="160.0" w:type="dxa"/>
              <w:right w:w="160.0" w:type="dxa"/>
            </w:tcMar>
          </w:tcPr>
          <w:p w:rsidR="00000000" w:rsidDel="00000000" w:rsidP="00000000" w:rsidRDefault="00000000" w:rsidRPr="00000000" w14:paraId="000001B8">
            <w:pPr>
              <w:spacing w:line="276"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Precision</w:t>
            </w:r>
          </w:p>
        </w:tc>
        <w:tc>
          <w:tcPr>
            <w:tcBorders>
              <w:top w:color="000000" w:space="0" w:sz="5" w:val="single"/>
              <w:left w:color="000000" w:space="0" w:sz="5" w:val="single"/>
              <w:bottom w:color="000000" w:space="0" w:sz="5" w:val="single"/>
              <w:right w:color="000000" w:space="0" w:sz="5" w:val="single"/>
            </w:tcBorders>
            <w:shd w:fill="efefef" w:val="clear"/>
            <w:tcMar>
              <w:left w:w="160.0" w:type="dxa"/>
              <w:right w:w="160.0" w:type="dxa"/>
            </w:tcMar>
          </w:tcPr>
          <w:p w:rsidR="00000000" w:rsidDel="00000000" w:rsidP="00000000" w:rsidRDefault="00000000" w:rsidRPr="00000000" w14:paraId="000001B9">
            <w:pPr>
              <w:spacing w:line="276"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Recall</w:t>
            </w:r>
          </w:p>
        </w:tc>
        <w:tc>
          <w:tcPr>
            <w:tcBorders>
              <w:top w:color="000000" w:space="0" w:sz="5" w:val="single"/>
              <w:left w:color="000000" w:space="0" w:sz="5" w:val="single"/>
              <w:bottom w:color="000000" w:space="0" w:sz="5" w:val="single"/>
              <w:right w:color="000000" w:space="0" w:sz="5" w:val="single"/>
            </w:tcBorders>
            <w:shd w:fill="efefef" w:val="clear"/>
            <w:tcMar>
              <w:left w:w="160.0" w:type="dxa"/>
              <w:right w:w="160.0" w:type="dxa"/>
            </w:tcMar>
          </w:tcPr>
          <w:p w:rsidR="00000000" w:rsidDel="00000000" w:rsidP="00000000" w:rsidRDefault="00000000" w:rsidRPr="00000000" w14:paraId="000001BA">
            <w:pPr>
              <w:spacing w:line="276"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F1 Score</w:t>
            </w:r>
          </w:p>
        </w:tc>
      </w:tr>
      <w:tr>
        <w:trPr>
          <w:cantSplit w:val="0"/>
          <w:trHeight w:val="483.0428571428571" w:hRule="atLeast"/>
          <w:tblHeader w:val="0"/>
        </w:trPr>
        <w:tc>
          <w:tcPr>
            <w:gridSpan w:val="5"/>
            <w:tcBorders>
              <w:top w:color="000000" w:space="0" w:sz="5" w:val="single"/>
              <w:left w:color="000000" w:space="0" w:sz="5" w:val="single"/>
              <w:bottom w:color="000000" w:space="0" w:sz="5" w:val="single"/>
              <w:right w:color="000000" w:space="0" w:sz="5" w:val="single"/>
            </w:tcBorders>
            <w:shd w:fill="efefef" w:val="clear"/>
            <w:tcMar>
              <w:left w:w="160.0" w:type="dxa"/>
              <w:right w:w="160.0" w:type="dxa"/>
            </w:tcMar>
          </w:tcPr>
          <w:p w:rsidR="00000000" w:rsidDel="00000000" w:rsidP="00000000" w:rsidRDefault="00000000" w:rsidRPr="00000000" w14:paraId="000001BB">
            <w:pPr>
              <w:spacing w:line="276"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Stage 2: Extended Dataset (n = 3,835)</w:t>
            </w:r>
          </w:p>
        </w:tc>
      </w:tr>
      <w:tr>
        <w:trPr>
          <w:cantSplit w:val="0"/>
          <w:trHeight w:val="483.0428571428571" w:hRule="atLeast"/>
          <w:tblHeader w:val="0"/>
        </w:trPr>
        <w:tc>
          <w:tcPr>
            <w:tcBorders>
              <w:top w:color="000000" w:space="0" w:sz="5" w:val="single"/>
              <w:left w:color="000000" w:space="0" w:sz="5" w:val="single"/>
              <w:bottom w:color="000000" w:space="0" w:sz="5" w:val="single"/>
              <w:right w:color="000000" w:space="0" w:sz="5" w:val="single"/>
            </w:tcBorders>
            <w:shd w:fill="ffffff" w:val="clear"/>
            <w:tcMar>
              <w:left w:w="160.0" w:type="dxa"/>
              <w:right w:w="160.0" w:type="dxa"/>
            </w:tcMar>
          </w:tcPr>
          <w:p w:rsidR="00000000" w:rsidDel="00000000" w:rsidP="00000000" w:rsidRDefault="00000000" w:rsidRPr="00000000" w14:paraId="000001C0">
            <w:pPr>
              <w:spacing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Random Forest</w:t>
            </w:r>
          </w:p>
        </w:tc>
        <w:tc>
          <w:tcPr>
            <w:tcBorders>
              <w:top w:color="000000" w:space="0" w:sz="5" w:val="single"/>
              <w:left w:color="000000" w:space="0" w:sz="5" w:val="single"/>
              <w:bottom w:color="000000" w:space="0" w:sz="5" w:val="single"/>
              <w:right w:color="000000" w:space="0" w:sz="5" w:val="single"/>
            </w:tcBorders>
            <w:shd w:fill="ffffff" w:val="clear"/>
            <w:tcMar>
              <w:left w:w="160.0" w:type="dxa"/>
              <w:right w:w="160.0" w:type="dxa"/>
            </w:tcMar>
          </w:tcPr>
          <w:p w:rsidR="00000000" w:rsidDel="00000000" w:rsidP="00000000" w:rsidRDefault="00000000" w:rsidRPr="00000000" w14:paraId="000001C1">
            <w:pPr>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0.85</w:t>
            </w:r>
          </w:p>
        </w:tc>
        <w:tc>
          <w:tcPr>
            <w:tcBorders>
              <w:top w:color="000000" w:space="0" w:sz="5" w:val="single"/>
              <w:left w:color="000000" w:space="0" w:sz="5" w:val="single"/>
              <w:bottom w:color="000000" w:space="0" w:sz="5" w:val="single"/>
              <w:right w:color="000000" w:space="0" w:sz="5" w:val="single"/>
            </w:tcBorders>
            <w:shd w:fill="ffffff" w:val="clear"/>
            <w:tcMar>
              <w:left w:w="160.0" w:type="dxa"/>
              <w:right w:w="160.0" w:type="dxa"/>
            </w:tcMar>
          </w:tcPr>
          <w:p w:rsidR="00000000" w:rsidDel="00000000" w:rsidP="00000000" w:rsidRDefault="00000000" w:rsidRPr="00000000" w14:paraId="000001C2">
            <w:pPr>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0.83</w:t>
            </w:r>
          </w:p>
        </w:tc>
        <w:tc>
          <w:tcPr>
            <w:tcBorders>
              <w:top w:color="000000" w:space="0" w:sz="5" w:val="single"/>
              <w:left w:color="000000" w:space="0" w:sz="5" w:val="single"/>
              <w:bottom w:color="000000" w:space="0" w:sz="5" w:val="single"/>
              <w:right w:color="000000" w:space="0" w:sz="5" w:val="single"/>
            </w:tcBorders>
            <w:shd w:fill="ffffff" w:val="clear"/>
            <w:tcMar>
              <w:left w:w="160.0" w:type="dxa"/>
              <w:right w:w="160.0" w:type="dxa"/>
            </w:tcMar>
          </w:tcPr>
          <w:p w:rsidR="00000000" w:rsidDel="00000000" w:rsidP="00000000" w:rsidRDefault="00000000" w:rsidRPr="00000000" w14:paraId="000001C3">
            <w:pPr>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0.59</w:t>
            </w:r>
          </w:p>
        </w:tc>
        <w:tc>
          <w:tcPr>
            <w:tcBorders>
              <w:top w:color="000000" w:space="0" w:sz="5" w:val="single"/>
              <w:left w:color="000000" w:space="0" w:sz="5" w:val="single"/>
              <w:bottom w:color="000000" w:space="0" w:sz="5" w:val="single"/>
              <w:right w:color="000000" w:space="0" w:sz="5" w:val="single"/>
            </w:tcBorders>
            <w:shd w:fill="ffffff" w:val="clear"/>
            <w:tcMar>
              <w:left w:w="160.0" w:type="dxa"/>
              <w:right w:w="160.0" w:type="dxa"/>
            </w:tcMar>
          </w:tcPr>
          <w:p w:rsidR="00000000" w:rsidDel="00000000" w:rsidP="00000000" w:rsidRDefault="00000000" w:rsidRPr="00000000" w14:paraId="000001C4">
            <w:pPr>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0.63</w:t>
            </w:r>
          </w:p>
        </w:tc>
      </w:tr>
      <w:tr>
        <w:trPr>
          <w:cantSplit w:val="0"/>
          <w:trHeight w:val="483.0428571428571" w:hRule="atLeast"/>
          <w:tblHeader w:val="0"/>
        </w:trPr>
        <w:tc>
          <w:tcPr>
            <w:tcBorders>
              <w:top w:color="000000" w:space="0" w:sz="5" w:val="single"/>
              <w:left w:color="000000" w:space="0" w:sz="5" w:val="single"/>
              <w:bottom w:color="000000" w:space="0" w:sz="5" w:val="single"/>
              <w:right w:color="000000" w:space="0" w:sz="5" w:val="single"/>
            </w:tcBorders>
            <w:shd w:fill="ffffff" w:val="clear"/>
            <w:tcMar>
              <w:left w:w="160.0" w:type="dxa"/>
              <w:right w:w="160.0" w:type="dxa"/>
            </w:tcMar>
          </w:tcPr>
          <w:p w:rsidR="00000000" w:rsidDel="00000000" w:rsidP="00000000" w:rsidRDefault="00000000" w:rsidRPr="00000000" w14:paraId="000001C5">
            <w:pPr>
              <w:spacing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Logistic Regression</w:t>
            </w:r>
          </w:p>
        </w:tc>
        <w:tc>
          <w:tcPr>
            <w:tcBorders>
              <w:top w:color="000000" w:space="0" w:sz="5" w:val="single"/>
              <w:left w:color="000000" w:space="0" w:sz="5" w:val="single"/>
              <w:bottom w:color="000000" w:space="0" w:sz="5" w:val="single"/>
              <w:right w:color="000000" w:space="0" w:sz="5" w:val="single"/>
            </w:tcBorders>
            <w:shd w:fill="ffffff" w:val="clear"/>
            <w:tcMar>
              <w:left w:w="160.0" w:type="dxa"/>
              <w:right w:w="160.0" w:type="dxa"/>
            </w:tcMar>
          </w:tcPr>
          <w:p w:rsidR="00000000" w:rsidDel="00000000" w:rsidP="00000000" w:rsidRDefault="00000000" w:rsidRPr="00000000" w14:paraId="000001C6">
            <w:pPr>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0.89</w:t>
            </w:r>
          </w:p>
        </w:tc>
        <w:tc>
          <w:tcPr>
            <w:tcBorders>
              <w:top w:color="000000" w:space="0" w:sz="5" w:val="single"/>
              <w:left w:color="000000" w:space="0" w:sz="5" w:val="single"/>
              <w:bottom w:color="000000" w:space="0" w:sz="5" w:val="single"/>
              <w:right w:color="000000" w:space="0" w:sz="5" w:val="single"/>
            </w:tcBorders>
            <w:shd w:fill="ffffff" w:val="clear"/>
            <w:tcMar>
              <w:left w:w="160.0" w:type="dxa"/>
              <w:right w:w="160.0" w:type="dxa"/>
            </w:tcMar>
          </w:tcPr>
          <w:p w:rsidR="00000000" w:rsidDel="00000000" w:rsidP="00000000" w:rsidRDefault="00000000" w:rsidRPr="00000000" w14:paraId="000001C7">
            <w:pPr>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0.85</w:t>
            </w:r>
          </w:p>
        </w:tc>
        <w:tc>
          <w:tcPr>
            <w:tcBorders>
              <w:top w:color="000000" w:space="0" w:sz="5" w:val="single"/>
              <w:left w:color="000000" w:space="0" w:sz="5" w:val="single"/>
              <w:bottom w:color="000000" w:space="0" w:sz="5" w:val="single"/>
              <w:right w:color="000000" w:space="0" w:sz="5" w:val="single"/>
            </w:tcBorders>
            <w:shd w:fill="ffffff" w:val="clear"/>
            <w:tcMar>
              <w:left w:w="160.0" w:type="dxa"/>
              <w:right w:w="160.0" w:type="dxa"/>
            </w:tcMar>
          </w:tcPr>
          <w:p w:rsidR="00000000" w:rsidDel="00000000" w:rsidP="00000000" w:rsidRDefault="00000000" w:rsidRPr="00000000" w14:paraId="000001C8">
            <w:pPr>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0.79</w:t>
            </w:r>
          </w:p>
        </w:tc>
        <w:tc>
          <w:tcPr>
            <w:tcBorders>
              <w:top w:color="000000" w:space="0" w:sz="5" w:val="single"/>
              <w:left w:color="000000" w:space="0" w:sz="5" w:val="single"/>
              <w:bottom w:color="000000" w:space="0" w:sz="5" w:val="single"/>
              <w:right w:color="000000" w:space="0" w:sz="5" w:val="single"/>
            </w:tcBorders>
            <w:shd w:fill="ffffff" w:val="clear"/>
            <w:tcMar>
              <w:left w:w="160.0" w:type="dxa"/>
              <w:right w:w="160.0" w:type="dxa"/>
            </w:tcMar>
          </w:tcPr>
          <w:p w:rsidR="00000000" w:rsidDel="00000000" w:rsidP="00000000" w:rsidRDefault="00000000" w:rsidRPr="00000000" w14:paraId="000001C9">
            <w:pPr>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0.81</w:t>
            </w:r>
          </w:p>
        </w:tc>
      </w:tr>
      <w:tr>
        <w:trPr>
          <w:cantSplit w:val="0"/>
          <w:trHeight w:val="483.0428571428571" w:hRule="atLeast"/>
          <w:tblHeader w:val="0"/>
        </w:trPr>
        <w:tc>
          <w:tcPr>
            <w:tcBorders>
              <w:top w:color="000000" w:space="0" w:sz="5" w:val="single"/>
              <w:left w:color="000000" w:space="0" w:sz="5" w:val="single"/>
              <w:bottom w:color="000000" w:space="0" w:sz="5" w:val="single"/>
              <w:right w:color="000000" w:space="0" w:sz="5" w:val="single"/>
            </w:tcBorders>
            <w:shd w:fill="ffffff" w:val="clear"/>
            <w:tcMar>
              <w:left w:w="160.0" w:type="dxa"/>
              <w:right w:w="160.0" w:type="dxa"/>
            </w:tcMar>
          </w:tcPr>
          <w:p w:rsidR="00000000" w:rsidDel="00000000" w:rsidP="00000000" w:rsidRDefault="00000000" w:rsidRPr="00000000" w14:paraId="000001CA">
            <w:pPr>
              <w:spacing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Support Vector Machine</w:t>
            </w:r>
          </w:p>
        </w:tc>
        <w:tc>
          <w:tcPr>
            <w:tcBorders>
              <w:top w:color="000000" w:space="0" w:sz="5" w:val="single"/>
              <w:left w:color="000000" w:space="0" w:sz="5" w:val="single"/>
              <w:bottom w:color="000000" w:space="0" w:sz="5" w:val="single"/>
              <w:right w:color="000000" w:space="0" w:sz="5" w:val="single"/>
            </w:tcBorders>
            <w:shd w:fill="ffffff" w:val="clear"/>
            <w:tcMar>
              <w:left w:w="160.0" w:type="dxa"/>
              <w:right w:w="160.0" w:type="dxa"/>
            </w:tcMar>
          </w:tcPr>
          <w:p w:rsidR="00000000" w:rsidDel="00000000" w:rsidP="00000000" w:rsidRDefault="00000000" w:rsidRPr="00000000" w14:paraId="000001CB">
            <w:pPr>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0.88</w:t>
            </w:r>
          </w:p>
        </w:tc>
        <w:tc>
          <w:tcPr>
            <w:tcBorders>
              <w:top w:color="000000" w:space="0" w:sz="5" w:val="single"/>
              <w:left w:color="000000" w:space="0" w:sz="5" w:val="single"/>
              <w:bottom w:color="000000" w:space="0" w:sz="5" w:val="single"/>
              <w:right w:color="000000" w:space="0" w:sz="5" w:val="single"/>
            </w:tcBorders>
            <w:shd w:fill="ffffff" w:val="clear"/>
            <w:tcMar>
              <w:left w:w="160.0" w:type="dxa"/>
              <w:right w:w="160.0" w:type="dxa"/>
            </w:tcMar>
          </w:tcPr>
          <w:p w:rsidR="00000000" w:rsidDel="00000000" w:rsidP="00000000" w:rsidRDefault="00000000" w:rsidRPr="00000000" w14:paraId="000001CC">
            <w:pPr>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0.81</w:t>
            </w:r>
          </w:p>
        </w:tc>
        <w:tc>
          <w:tcPr>
            <w:tcBorders>
              <w:top w:color="000000" w:space="0" w:sz="5" w:val="single"/>
              <w:left w:color="000000" w:space="0" w:sz="5" w:val="single"/>
              <w:bottom w:color="000000" w:space="0" w:sz="5" w:val="single"/>
              <w:right w:color="000000" w:space="0" w:sz="5" w:val="single"/>
            </w:tcBorders>
            <w:shd w:fill="ffffff" w:val="clear"/>
            <w:tcMar>
              <w:left w:w="160.0" w:type="dxa"/>
              <w:right w:w="160.0" w:type="dxa"/>
            </w:tcMar>
          </w:tcPr>
          <w:p w:rsidR="00000000" w:rsidDel="00000000" w:rsidP="00000000" w:rsidRDefault="00000000" w:rsidRPr="00000000" w14:paraId="000001CD">
            <w:pPr>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0.80</w:t>
            </w:r>
          </w:p>
        </w:tc>
        <w:tc>
          <w:tcPr>
            <w:tcBorders>
              <w:top w:color="000000" w:space="0" w:sz="5" w:val="single"/>
              <w:left w:color="000000" w:space="0" w:sz="5" w:val="single"/>
              <w:bottom w:color="000000" w:space="0" w:sz="5" w:val="single"/>
              <w:right w:color="000000" w:space="0" w:sz="5" w:val="single"/>
            </w:tcBorders>
            <w:shd w:fill="ffffff" w:val="clear"/>
            <w:tcMar>
              <w:left w:w="160.0" w:type="dxa"/>
              <w:right w:w="160.0" w:type="dxa"/>
            </w:tcMar>
          </w:tcPr>
          <w:p w:rsidR="00000000" w:rsidDel="00000000" w:rsidP="00000000" w:rsidRDefault="00000000" w:rsidRPr="00000000" w14:paraId="000001CE">
            <w:pPr>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0.81</w:t>
            </w:r>
          </w:p>
        </w:tc>
      </w:tr>
      <w:tr>
        <w:trPr>
          <w:cantSplit w:val="0"/>
          <w:trHeight w:val="483.0428571428571" w:hRule="atLeast"/>
          <w:tblHeader w:val="0"/>
        </w:trPr>
        <w:tc>
          <w:tcPr>
            <w:gridSpan w:val="5"/>
            <w:tcBorders>
              <w:top w:color="000000" w:space="0" w:sz="5" w:val="single"/>
              <w:left w:color="000000" w:space="0" w:sz="5" w:val="single"/>
              <w:bottom w:color="000000" w:space="0" w:sz="5" w:val="single"/>
              <w:right w:color="000000" w:space="0" w:sz="5" w:val="single"/>
            </w:tcBorders>
            <w:shd w:fill="efefef" w:val="clear"/>
            <w:tcMar>
              <w:left w:w="160.0" w:type="dxa"/>
              <w:right w:w="160.0" w:type="dxa"/>
            </w:tcMar>
          </w:tcPr>
          <w:p w:rsidR="00000000" w:rsidDel="00000000" w:rsidP="00000000" w:rsidRDefault="00000000" w:rsidRPr="00000000" w14:paraId="000001CF">
            <w:pPr>
              <w:spacing w:line="276"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Stage 3: Class-Balanced Dataset (n = 4,835)</w:t>
            </w:r>
          </w:p>
        </w:tc>
      </w:tr>
      <w:tr>
        <w:trPr>
          <w:cantSplit w:val="0"/>
          <w:trHeight w:val="483.0428571428571" w:hRule="atLeast"/>
          <w:tblHeader w:val="0"/>
        </w:trPr>
        <w:tc>
          <w:tcPr>
            <w:tcBorders>
              <w:top w:color="000000" w:space="0" w:sz="5" w:val="single"/>
              <w:left w:color="000000" w:space="0" w:sz="5" w:val="single"/>
              <w:bottom w:color="000000" w:space="0" w:sz="5" w:val="single"/>
              <w:right w:color="000000" w:space="0" w:sz="5" w:val="single"/>
            </w:tcBorders>
            <w:tcMar>
              <w:left w:w="160.0" w:type="dxa"/>
              <w:right w:w="160.0" w:type="dxa"/>
            </w:tcMar>
          </w:tcPr>
          <w:p w:rsidR="00000000" w:rsidDel="00000000" w:rsidP="00000000" w:rsidRDefault="00000000" w:rsidRPr="00000000" w14:paraId="000001D4">
            <w:pPr>
              <w:spacing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Random Forest</w:t>
            </w:r>
          </w:p>
        </w:tc>
        <w:tc>
          <w:tcPr>
            <w:tcBorders>
              <w:top w:color="000000" w:space="0" w:sz="5" w:val="single"/>
              <w:left w:color="000000" w:space="0" w:sz="5" w:val="single"/>
              <w:bottom w:color="000000" w:space="0" w:sz="5" w:val="single"/>
              <w:right w:color="000000" w:space="0" w:sz="5" w:val="single"/>
            </w:tcBorders>
            <w:tcMar>
              <w:left w:w="160.0" w:type="dxa"/>
              <w:right w:w="160.0" w:type="dxa"/>
            </w:tcMar>
          </w:tcPr>
          <w:p w:rsidR="00000000" w:rsidDel="00000000" w:rsidP="00000000" w:rsidRDefault="00000000" w:rsidRPr="00000000" w14:paraId="000001D5">
            <w:pPr>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0.73</w:t>
            </w:r>
          </w:p>
        </w:tc>
        <w:tc>
          <w:tcPr>
            <w:tcBorders>
              <w:top w:color="000000" w:space="0" w:sz="5" w:val="single"/>
              <w:left w:color="000000" w:space="0" w:sz="5" w:val="single"/>
              <w:bottom w:color="000000" w:space="0" w:sz="5" w:val="single"/>
              <w:right w:color="000000" w:space="0" w:sz="5" w:val="single"/>
            </w:tcBorders>
            <w:tcMar>
              <w:left w:w="160.0" w:type="dxa"/>
              <w:right w:w="160.0" w:type="dxa"/>
            </w:tcMar>
          </w:tcPr>
          <w:p w:rsidR="00000000" w:rsidDel="00000000" w:rsidP="00000000" w:rsidRDefault="00000000" w:rsidRPr="00000000" w14:paraId="000001D6">
            <w:pPr>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0.76</w:t>
            </w:r>
          </w:p>
        </w:tc>
        <w:tc>
          <w:tcPr>
            <w:tcBorders>
              <w:top w:color="000000" w:space="0" w:sz="5" w:val="single"/>
              <w:left w:color="000000" w:space="0" w:sz="5" w:val="single"/>
              <w:bottom w:color="000000" w:space="0" w:sz="5" w:val="single"/>
              <w:right w:color="000000" w:space="0" w:sz="5" w:val="single"/>
            </w:tcBorders>
            <w:tcMar>
              <w:left w:w="160.0" w:type="dxa"/>
              <w:right w:w="160.0" w:type="dxa"/>
            </w:tcMar>
          </w:tcPr>
          <w:p w:rsidR="00000000" w:rsidDel="00000000" w:rsidP="00000000" w:rsidRDefault="00000000" w:rsidRPr="00000000" w14:paraId="000001D7">
            <w:pPr>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0.73</w:t>
            </w:r>
          </w:p>
        </w:tc>
        <w:tc>
          <w:tcPr>
            <w:tcBorders>
              <w:top w:color="000000" w:space="0" w:sz="5" w:val="single"/>
              <w:left w:color="000000" w:space="0" w:sz="5" w:val="single"/>
              <w:bottom w:color="000000" w:space="0" w:sz="5" w:val="single"/>
              <w:right w:color="000000" w:space="0" w:sz="5" w:val="single"/>
            </w:tcBorders>
            <w:tcMar>
              <w:left w:w="160.0" w:type="dxa"/>
              <w:right w:w="160.0" w:type="dxa"/>
            </w:tcMar>
          </w:tcPr>
          <w:p w:rsidR="00000000" w:rsidDel="00000000" w:rsidP="00000000" w:rsidRDefault="00000000" w:rsidRPr="00000000" w14:paraId="000001D8">
            <w:pPr>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0.70</w:t>
            </w:r>
          </w:p>
        </w:tc>
      </w:tr>
      <w:tr>
        <w:trPr>
          <w:cantSplit w:val="0"/>
          <w:trHeight w:val="483.0428571428571" w:hRule="atLeast"/>
          <w:tblHeader w:val="0"/>
        </w:trPr>
        <w:tc>
          <w:tcPr>
            <w:tcBorders>
              <w:top w:color="000000" w:space="0" w:sz="5" w:val="single"/>
              <w:left w:color="000000" w:space="0" w:sz="5" w:val="single"/>
              <w:bottom w:color="000000" w:space="0" w:sz="5" w:val="single"/>
              <w:right w:color="000000" w:space="0" w:sz="5" w:val="single"/>
            </w:tcBorders>
            <w:tcMar>
              <w:left w:w="160.0" w:type="dxa"/>
              <w:right w:w="160.0" w:type="dxa"/>
            </w:tcMar>
          </w:tcPr>
          <w:p w:rsidR="00000000" w:rsidDel="00000000" w:rsidP="00000000" w:rsidRDefault="00000000" w:rsidRPr="00000000" w14:paraId="000001D9">
            <w:pPr>
              <w:spacing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Logistic Regression</w:t>
            </w:r>
          </w:p>
        </w:tc>
        <w:tc>
          <w:tcPr>
            <w:tcBorders>
              <w:top w:color="000000" w:space="0" w:sz="5" w:val="single"/>
              <w:left w:color="000000" w:space="0" w:sz="5" w:val="single"/>
              <w:bottom w:color="000000" w:space="0" w:sz="5" w:val="single"/>
              <w:right w:color="000000" w:space="0" w:sz="5" w:val="single"/>
            </w:tcBorders>
            <w:tcMar>
              <w:left w:w="160.0" w:type="dxa"/>
              <w:right w:w="160.0" w:type="dxa"/>
            </w:tcMar>
          </w:tcPr>
          <w:p w:rsidR="00000000" w:rsidDel="00000000" w:rsidP="00000000" w:rsidRDefault="00000000" w:rsidRPr="00000000" w14:paraId="000001DA">
            <w:pPr>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0.83</w:t>
            </w:r>
          </w:p>
        </w:tc>
        <w:tc>
          <w:tcPr>
            <w:tcBorders>
              <w:top w:color="000000" w:space="0" w:sz="5" w:val="single"/>
              <w:left w:color="000000" w:space="0" w:sz="5" w:val="single"/>
              <w:bottom w:color="000000" w:space="0" w:sz="5" w:val="single"/>
              <w:right w:color="000000" w:space="0" w:sz="5" w:val="single"/>
            </w:tcBorders>
            <w:tcMar>
              <w:left w:w="160.0" w:type="dxa"/>
              <w:right w:w="160.0" w:type="dxa"/>
            </w:tcMar>
          </w:tcPr>
          <w:p w:rsidR="00000000" w:rsidDel="00000000" w:rsidP="00000000" w:rsidRDefault="00000000" w:rsidRPr="00000000" w14:paraId="000001DB">
            <w:pPr>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0.83</w:t>
            </w:r>
          </w:p>
        </w:tc>
        <w:tc>
          <w:tcPr>
            <w:tcBorders>
              <w:top w:color="000000" w:space="0" w:sz="5" w:val="single"/>
              <w:left w:color="000000" w:space="0" w:sz="5" w:val="single"/>
              <w:bottom w:color="000000" w:space="0" w:sz="5" w:val="single"/>
              <w:right w:color="000000" w:space="0" w:sz="5" w:val="single"/>
            </w:tcBorders>
            <w:tcMar>
              <w:left w:w="160.0" w:type="dxa"/>
              <w:right w:w="160.0" w:type="dxa"/>
            </w:tcMar>
          </w:tcPr>
          <w:p w:rsidR="00000000" w:rsidDel="00000000" w:rsidP="00000000" w:rsidRDefault="00000000" w:rsidRPr="00000000" w14:paraId="000001DC">
            <w:pPr>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0.83</w:t>
            </w:r>
          </w:p>
        </w:tc>
        <w:tc>
          <w:tcPr>
            <w:tcBorders>
              <w:top w:color="000000" w:space="0" w:sz="5" w:val="single"/>
              <w:left w:color="000000" w:space="0" w:sz="5" w:val="single"/>
              <w:bottom w:color="000000" w:space="0" w:sz="5" w:val="single"/>
              <w:right w:color="000000" w:space="0" w:sz="5" w:val="single"/>
            </w:tcBorders>
            <w:tcMar>
              <w:left w:w="160.0" w:type="dxa"/>
              <w:right w:w="160.0" w:type="dxa"/>
            </w:tcMar>
          </w:tcPr>
          <w:p w:rsidR="00000000" w:rsidDel="00000000" w:rsidP="00000000" w:rsidRDefault="00000000" w:rsidRPr="00000000" w14:paraId="000001DD">
            <w:pPr>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0.83</w:t>
            </w:r>
          </w:p>
        </w:tc>
      </w:tr>
      <w:tr>
        <w:trPr>
          <w:cantSplit w:val="0"/>
          <w:trHeight w:val="470.65714285714284" w:hRule="atLeast"/>
          <w:tblHeader w:val="0"/>
        </w:trPr>
        <w:tc>
          <w:tcPr>
            <w:tcBorders>
              <w:top w:color="000000" w:space="0" w:sz="5" w:val="single"/>
              <w:left w:color="000000" w:space="0" w:sz="5" w:val="single"/>
              <w:bottom w:color="000000" w:space="0" w:sz="5" w:val="single"/>
              <w:right w:color="000000" w:space="0" w:sz="5" w:val="single"/>
            </w:tcBorders>
            <w:tcMar>
              <w:left w:w="160.0" w:type="dxa"/>
              <w:right w:w="160.0" w:type="dxa"/>
            </w:tcMar>
          </w:tcPr>
          <w:p w:rsidR="00000000" w:rsidDel="00000000" w:rsidP="00000000" w:rsidRDefault="00000000" w:rsidRPr="00000000" w14:paraId="000001DE">
            <w:pPr>
              <w:spacing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Support Vector Machine</w:t>
            </w:r>
          </w:p>
        </w:tc>
        <w:tc>
          <w:tcPr>
            <w:tcBorders>
              <w:top w:color="000000" w:space="0" w:sz="5" w:val="single"/>
              <w:left w:color="000000" w:space="0" w:sz="5" w:val="single"/>
              <w:bottom w:color="000000" w:space="0" w:sz="5" w:val="single"/>
              <w:right w:color="000000" w:space="0" w:sz="5" w:val="single"/>
            </w:tcBorders>
            <w:tcMar>
              <w:left w:w="160.0" w:type="dxa"/>
              <w:right w:w="160.0" w:type="dxa"/>
            </w:tcMar>
          </w:tcPr>
          <w:p w:rsidR="00000000" w:rsidDel="00000000" w:rsidP="00000000" w:rsidRDefault="00000000" w:rsidRPr="00000000" w14:paraId="000001DF">
            <w:pPr>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0.85</w:t>
            </w:r>
          </w:p>
        </w:tc>
        <w:tc>
          <w:tcPr>
            <w:tcBorders>
              <w:top w:color="000000" w:space="0" w:sz="5" w:val="single"/>
              <w:left w:color="000000" w:space="0" w:sz="5" w:val="single"/>
              <w:bottom w:color="000000" w:space="0" w:sz="5" w:val="single"/>
              <w:right w:color="000000" w:space="0" w:sz="5" w:val="single"/>
            </w:tcBorders>
            <w:tcMar>
              <w:left w:w="160.0" w:type="dxa"/>
              <w:right w:w="160.0" w:type="dxa"/>
            </w:tcMar>
          </w:tcPr>
          <w:p w:rsidR="00000000" w:rsidDel="00000000" w:rsidP="00000000" w:rsidRDefault="00000000" w:rsidRPr="00000000" w14:paraId="000001E0">
            <w:pPr>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0.85</w:t>
            </w:r>
          </w:p>
        </w:tc>
        <w:tc>
          <w:tcPr>
            <w:tcBorders>
              <w:top w:color="000000" w:space="0" w:sz="5" w:val="single"/>
              <w:left w:color="000000" w:space="0" w:sz="5" w:val="single"/>
              <w:bottom w:color="000000" w:space="0" w:sz="5" w:val="single"/>
              <w:right w:color="000000" w:space="0" w:sz="5" w:val="single"/>
            </w:tcBorders>
            <w:tcMar>
              <w:left w:w="160.0" w:type="dxa"/>
              <w:right w:w="160.0" w:type="dxa"/>
            </w:tcMar>
          </w:tcPr>
          <w:p w:rsidR="00000000" w:rsidDel="00000000" w:rsidP="00000000" w:rsidRDefault="00000000" w:rsidRPr="00000000" w14:paraId="000001E1">
            <w:pPr>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0.85</w:t>
            </w:r>
          </w:p>
        </w:tc>
        <w:tc>
          <w:tcPr>
            <w:tcBorders>
              <w:top w:color="000000" w:space="0" w:sz="5" w:val="single"/>
              <w:left w:color="000000" w:space="0" w:sz="5" w:val="single"/>
              <w:bottom w:color="000000" w:space="0" w:sz="5" w:val="single"/>
              <w:right w:color="000000" w:space="0" w:sz="5" w:val="single"/>
            </w:tcBorders>
            <w:tcMar>
              <w:left w:w="160.0" w:type="dxa"/>
              <w:right w:w="160.0" w:type="dxa"/>
            </w:tcMar>
          </w:tcPr>
          <w:p w:rsidR="00000000" w:rsidDel="00000000" w:rsidP="00000000" w:rsidRDefault="00000000" w:rsidRPr="00000000" w14:paraId="000001E2">
            <w:pPr>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0.85</w:t>
            </w:r>
          </w:p>
        </w:tc>
      </w:tr>
    </w:tbl>
    <w:p w:rsidR="00000000" w:rsidDel="00000000" w:rsidP="00000000" w:rsidRDefault="00000000" w:rsidRPr="00000000" w14:paraId="000001E3">
      <w:pPr>
        <w:spacing w:after="100" w:before="100" w:line="276"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Stage 2, Logistic Regression had the highest accuracy (0.89) with an F1 Score of 0.81; SVM had an identical F1 Score (0.81) at 0.88 accuracy. Random Forest's recall was significantly lower (0.59) suggesting that it missed many dark pattern instances; this is consistent with previous research in textual dark pattern detection, in which linear classifiers perform better than tree-based classifiers on contextual embedding features [21].</w:t>
      </w:r>
    </w:p>
    <w:p w:rsidR="00000000" w:rsidDel="00000000" w:rsidP="00000000" w:rsidRDefault="00000000" w:rsidRPr="00000000" w14:paraId="000001E4">
      <w:pPr>
        <w:spacing w:after="100" w:before="100" w:line="276" w:lineRule="auto"/>
        <w:ind w:firstLine="720"/>
        <w:jc w:val="both"/>
        <w:rPr>
          <w:rFonts w:ascii="Times New Roman" w:cs="Times New Roman" w:eastAsia="Times New Roman" w:hAnsi="Times New Roman"/>
          <w:sz w:val="24"/>
          <w:szCs w:val="24"/>
        </w:rPr>
      </w:pPr>
      <w:commentRangeStart w:id="17"/>
      <w:r w:rsidDel="00000000" w:rsidR="00000000" w:rsidRPr="00000000">
        <w:rPr>
          <w:rFonts w:ascii="Times New Roman" w:cs="Times New Roman" w:eastAsia="Times New Roman" w:hAnsi="Times New Roman"/>
          <w:sz w:val="24"/>
          <w:szCs w:val="24"/>
          <w:rtl w:val="0"/>
        </w:rPr>
        <w:t xml:space="preserve">In Stage 3, the inclusion of 1,000 Not Dark Pattern instances results in a telling change in the results. Accuracy for all classifiers drops slightly from 0.89 to 0.83 for Logistic Regression, and from 0.88 to 0.85 for SVM. But the recall and F1 score improve significantly. Logistic Regression and SVM both have balanced scores of 0.83 and 0.85, respecti</w:t>
      </w:r>
      <w:commentRangeEnd w:id="17"/>
      <w:r w:rsidDel="00000000" w:rsidR="00000000" w:rsidRPr="00000000">
        <w:commentReference w:id="17"/>
      </w:r>
      <w:r w:rsidDel="00000000" w:rsidR="00000000" w:rsidRPr="00000000">
        <w:rPr>
          <w:rFonts w:ascii="Times New Roman" w:cs="Times New Roman" w:eastAsia="Times New Roman" w:hAnsi="Times New Roman"/>
          <w:sz w:val="24"/>
          <w:szCs w:val="24"/>
          <w:rtl w:val="0"/>
        </w:rPr>
        <w:t xml:space="preserve">vely, across the four metrics. This suggests that the consistency in Accuracy, Precision, Recall, and F1 achieved with the Stage 3 model suggests that it has alleviated the bias for over-prediction evident in Stage 2; a model that predicts both dark and non-dark patterns at similar rates is clearly more trustworthy in practice.</w:t>
      </w:r>
    </w:p>
    <w:p w:rsidR="00000000" w:rsidDel="00000000" w:rsidP="00000000" w:rsidRDefault="00000000" w:rsidRPr="00000000" w14:paraId="000001E5">
      <w:pPr>
        <w:pStyle w:val="Heading3"/>
        <w:keepNext w:val="0"/>
        <w:keepLines w:val="0"/>
        <w:spacing w:after="80" w:before="280" w:line="276" w:lineRule="auto"/>
        <w:rPr/>
      </w:pPr>
      <w:bookmarkStart w:colFirst="0" w:colLast="0" w:name="_y4f5qho970jx" w:id="49"/>
      <w:bookmarkEnd w:id="49"/>
      <w:r w:rsidDel="00000000" w:rsidR="00000000" w:rsidRPr="00000000">
        <w:rPr>
          <w:rtl w:val="0"/>
        </w:rPr>
        <w:t xml:space="preserve">7.4.3 External Validation</w:t>
      </w:r>
    </w:p>
    <w:p w:rsidR="00000000" w:rsidDel="00000000" w:rsidP="00000000" w:rsidRDefault="00000000" w:rsidRPr="00000000" w14:paraId="000001E6">
      <w:pPr>
        <w:spacing w:after="100" w:before="100" w:line="276"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assess generalizability, Stage 2 and Stage 3 models were applied to an external e-commerce text dataset obtained from a public data source[24]. As the source and annotation approach of the external data was not directly accessible, the results are presented as suggestive of generalizability, rather than as benchmark scores. The results of external testing are presented in Table 7.6.</w:t>
      </w:r>
    </w:p>
    <w:p w:rsidR="00000000" w:rsidDel="00000000" w:rsidP="00000000" w:rsidRDefault="00000000" w:rsidRPr="00000000" w14:paraId="000001E7">
      <w:pPr>
        <w:spacing w:after="60" w:before="180" w:line="276" w:lineRule="auto"/>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Table 7.6: External Validation Accuracy: Stage 2 vs Stage 3 Models</w:t>
      </w:r>
    </w:p>
    <w:tbl>
      <w:tblPr>
        <w:tblStyle w:val="Table10"/>
        <w:tblW w:w="8400.0" w:type="dxa"/>
        <w:jc w:val="left"/>
        <w:tblLayout w:type="fixed"/>
        <w:tblLook w:val="0600"/>
      </w:tblPr>
      <w:tblGrid>
        <w:gridCol w:w="4110"/>
        <w:gridCol w:w="2040"/>
        <w:gridCol w:w="2250"/>
        <w:tblGridChange w:id="0">
          <w:tblGrid>
            <w:gridCol w:w="4110"/>
            <w:gridCol w:w="2040"/>
            <w:gridCol w:w="2250"/>
          </w:tblGrid>
        </w:tblGridChange>
      </w:tblGrid>
      <w:tr>
        <w:trPr>
          <w:cantSplit w:val="0"/>
          <w:trHeight w:val="264.4775390625" w:hRule="atLeast"/>
          <w:tblHeader w:val="0"/>
        </w:trPr>
        <w:tc>
          <w:tcPr>
            <w:tcBorders>
              <w:top w:color="000000" w:space="0" w:sz="5" w:val="single"/>
              <w:left w:color="000000" w:space="0" w:sz="5" w:val="single"/>
              <w:bottom w:color="000000" w:space="0" w:sz="5" w:val="single"/>
              <w:right w:color="000000" w:space="0" w:sz="5" w:val="single"/>
            </w:tcBorders>
            <w:shd w:fill="efefef" w:val="clear"/>
            <w:tcMar>
              <w:left w:w="160.0" w:type="dxa"/>
              <w:right w:w="160.0" w:type="dxa"/>
            </w:tcMar>
          </w:tcPr>
          <w:p w:rsidR="00000000" w:rsidDel="00000000" w:rsidP="00000000" w:rsidRDefault="00000000" w:rsidRPr="00000000" w14:paraId="000001E8">
            <w:pPr>
              <w:spacing w:line="276"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Model Version</w:t>
            </w:r>
          </w:p>
        </w:tc>
        <w:tc>
          <w:tcPr>
            <w:tcBorders>
              <w:top w:color="000000" w:space="0" w:sz="5" w:val="single"/>
              <w:left w:color="000000" w:space="0" w:sz="5" w:val="single"/>
              <w:bottom w:color="000000" w:space="0" w:sz="5" w:val="single"/>
              <w:right w:color="000000" w:space="0" w:sz="5" w:val="single"/>
            </w:tcBorders>
            <w:shd w:fill="efefef" w:val="clear"/>
            <w:tcMar>
              <w:left w:w="160.0" w:type="dxa"/>
              <w:right w:w="160.0" w:type="dxa"/>
            </w:tcMar>
          </w:tcPr>
          <w:p w:rsidR="00000000" w:rsidDel="00000000" w:rsidP="00000000" w:rsidRDefault="00000000" w:rsidRPr="00000000" w14:paraId="000001E9">
            <w:pPr>
              <w:spacing w:line="276"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Training Size</w:t>
            </w:r>
          </w:p>
        </w:tc>
        <w:tc>
          <w:tcPr>
            <w:tcBorders>
              <w:top w:color="000000" w:space="0" w:sz="5" w:val="single"/>
              <w:left w:color="000000" w:space="0" w:sz="5" w:val="single"/>
              <w:bottom w:color="000000" w:space="0" w:sz="5" w:val="single"/>
              <w:right w:color="000000" w:space="0" w:sz="5" w:val="single"/>
            </w:tcBorders>
            <w:shd w:fill="efefef" w:val="clear"/>
            <w:tcMar>
              <w:left w:w="160.0" w:type="dxa"/>
              <w:right w:w="160.0" w:type="dxa"/>
            </w:tcMar>
          </w:tcPr>
          <w:p w:rsidR="00000000" w:rsidDel="00000000" w:rsidP="00000000" w:rsidRDefault="00000000" w:rsidRPr="00000000" w14:paraId="000001EA">
            <w:pPr>
              <w:spacing w:line="276"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External Accuracy</w:t>
            </w:r>
          </w:p>
        </w:tc>
      </w:tr>
      <w:tr>
        <w:trPr>
          <w:cantSplit w:val="0"/>
          <w:trHeight w:val="264.4775390625" w:hRule="atLeast"/>
          <w:tblHeader w:val="0"/>
        </w:trPr>
        <w:tc>
          <w:tcPr>
            <w:tcBorders>
              <w:top w:color="000000" w:space="0" w:sz="5" w:val="single"/>
              <w:left w:color="000000" w:space="0" w:sz="5" w:val="single"/>
              <w:bottom w:color="000000" w:space="0" w:sz="5" w:val="single"/>
              <w:right w:color="000000" w:space="0" w:sz="5" w:val="single"/>
            </w:tcBorders>
            <w:tcMar>
              <w:left w:w="160.0" w:type="dxa"/>
              <w:right w:w="160.0" w:type="dxa"/>
            </w:tcMar>
          </w:tcPr>
          <w:p w:rsidR="00000000" w:rsidDel="00000000" w:rsidP="00000000" w:rsidRDefault="00000000" w:rsidRPr="00000000" w14:paraId="000001EB">
            <w:pPr>
              <w:spacing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Stage 2: Extended Dataset</w:t>
            </w:r>
          </w:p>
        </w:tc>
        <w:tc>
          <w:tcPr>
            <w:tcBorders>
              <w:top w:color="000000" w:space="0" w:sz="5" w:val="single"/>
              <w:left w:color="000000" w:space="0" w:sz="5" w:val="single"/>
              <w:bottom w:color="000000" w:space="0" w:sz="5" w:val="single"/>
              <w:right w:color="000000" w:space="0" w:sz="5" w:val="single"/>
            </w:tcBorders>
            <w:tcMar>
              <w:left w:w="160.0" w:type="dxa"/>
              <w:right w:w="160.0" w:type="dxa"/>
            </w:tcMar>
          </w:tcPr>
          <w:p w:rsidR="00000000" w:rsidDel="00000000" w:rsidP="00000000" w:rsidRDefault="00000000" w:rsidRPr="00000000" w14:paraId="000001EC">
            <w:pPr>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3,835</w:t>
            </w:r>
          </w:p>
        </w:tc>
        <w:tc>
          <w:tcPr>
            <w:tcBorders>
              <w:top w:color="000000" w:space="0" w:sz="5" w:val="single"/>
              <w:left w:color="000000" w:space="0" w:sz="5" w:val="single"/>
              <w:bottom w:color="000000" w:space="0" w:sz="5" w:val="single"/>
              <w:right w:color="000000" w:space="0" w:sz="5" w:val="single"/>
            </w:tcBorders>
            <w:tcMar>
              <w:left w:w="160.0" w:type="dxa"/>
              <w:right w:w="160.0" w:type="dxa"/>
            </w:tcMar>
          </w:tcPr>
          <w:p w:rsidR="00000000" w:rsidDel="00000000" w:rsidP="00000000" w:rsidRDefault="00000000" w:rsidRPr="00000000" w14:paraId="000001ED">
            <w:pPr>
              <w:spacing w:line="276"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1.23%</w:t>
            </w:r>
          </w:p>
        </w:tc>
      </w:tr>
      <w:tr>
        <w:trPr>
          <w:cantSplit w:val="0"/>
          <w:trHeight w:val="264.4775390625" w:hRule="atLeast"/>
          <w:tblHeader w:val="0"/>
        </w:trPr>
        <w:tc>
          <w:tcPr>
            <w:tcBorders>
              <w:top w:color="000000" w:space="0" w:sz="5" w:val="single"/>
              <w:left w:color="000000" w:space="0" w:sz="5" w:val="single"/>
              <w:bottom w:color="000000" w:space="0" w:sz="5" w:val="single"/>
              <w:right w:color="000000" w:space="0" w:sz="5" w:val="single"/>
            </w:tcBorders>
            <w:tcMar>
              <w:left w:w="160.0" w:type="dxa"/>
              <w:right w:w="160.0" w:type="dxa"/>
            </w:tcMar>
          </w:tcPr>
          <w:p w:rsidR="00000000" w:rsidDel="00000000" w:rsidP="00000000" w:rsidRDefault="00000000" w:rsidRPr="00000000" w14:paraId="000001EE">
            <w:pPr>
              <w:spacing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Stage 3: Class-Balanced Dataset</w:t>
            </w:r>
          </w:p>
        </w:tc>
        <w:tc>
          <w:tcPr>
            <w:tcBorders>
              <w:top w:color="000000" w:space="0" w:sz="5" w:val="single"/>
              <w:left w:color="000000" w:space="0" w:sz="5" w:val="single"/>
              <w:bottom w:color="000000" w:space="0" w:sz="5" w:val="single"/>
              <w:right w:color="000000" w:space="0" w:sz="5" w:val="single"/>
            </w:tcBorders>
            <w:tcMar>
              <w:left w:w="160.0" w:type="dxa"/>
              <w:right w:w="160.0" w:type="dxa"/>
            </w:tcMar>
          </w:tcPr>
          <w:p w:rsidR="00000000" w:rsidDel="00000000" w:rsidP="00000000" w:rsidRDefault="00000000" w:rsidRPr="00000000" w14:paraId="000001EF">
            <w:pPr>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4,835</w:t>
            </w:r>
          </w:p>
        </w:tc>
        <w:tc>
          <w:tcPr>
            <w:tcBorders>
              <w:top w:color="000000" w:space="0" w:sz="5" w:val="single"/>
              <w:left w:color="000000" w:space="0" w:sz="5" w:val="single"/>
              <w:bottom w:color="000000" w:space="0" w:sz="5" w:val="single"/>
              <w:right w:color="000000" w:space="0" w:sz="5" w:val="single"/>
            </w:tcBorders>
            <w:tcMar>
              <w:left w:w="160.0" w:type="dxa"/>
              <w:right w:w="160.0" w:type="dxa"/>
            </w:tcMar>
          </w:tcPr>
          <w:p w:rsidR="00000000" w:rsidDel="00000000" w:rsidP="00000000" w:rsidRDefault="00000000" w:rsidRPr="00000000" w14:paraId="000001F0">
            <w:pPr>
              <w:spacing w:line="276"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87.86%</w:t>
            </w:r>
          </w:p>
        </w:tc>
      </w:tr>
    </w:tbl>
    <w:p w:rsidR="00000000" w:rsidDel="00000000" w:rsidP="00000000" w:rsidRDefault="00000000" w:rsidRPr="00000000" w14:paraId="000001F1">
      <w:pPr>
        <w:spacing w:after="80" w:before="200" w:line="276"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contrast is stark. The Stage 2 model was found to have an approximate external accuracy of 1.23%; almost no generalisation. This is a direct consequence of the class imbalance described in Section 7.2.3: the Stage 2 model had learned to predict dark pattern classifications, and given an external distribution with a more balanced class distribution, the predictions were consistently wrong.</w:t>
      </w:r>
    </w:p>
    <w:p w:rsidR="00000000" w:rsidDel="00000000" w:rsidP="00000000" w:rsidRDefault="00000000" w:rsidRPr="00000000" w14:paraId="000001F2">
      <w:pPr>
        <w:spacing w:after="100" w:before="100" w:line="276"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the class-rebalance treatment (Stage 3), the same external test returned an approximate accuracy of 87.86%, almost 87 percentage points better. This rapid improvement confirms that the failure of Stage 2 in external evaluation was not due to the quality of the features, nor the choice of classifier, but to class imbalance in the training data. It also validates that the Stage 3 model has learned to generalise from its training distribution to new e-commerce text.</w:t>
      </w:r>
    </w:p>
    <w:p w:rsidR="00000000" w:rsidDel="00000000" w:rsidP="00000000" w:rsidRDefault="00000000" w:rsidRPr="00000000" w14:paraId="000001F3">
      <w:pPr>
        <w:pStyle w:val="Heading2"/>
        <w:keepNext w:val="0"/>
        <w:keepLines w:val="0"/>
        <w:spacing w:after="80" w:before="360" w:line="276" w:lineRule="auto"/>
        <w:rPr/>
      </w:pPr>
      <w:bookmarkStart w:colFirst="0" w:colLast="0" w:name="_3lczrxgcksb2" w:id="50"/>
      <w:bookmarkEnd w:id="50"/>
      <w:r w:rsidDel="00000000" w:rsidR="00000000" w:rsidRPr="00000000">
        <w:rPr>
          <w:rtl w:val="0"/>
        </w:rPr>
        <w:t xml:space="preserve">7.5 Comparative Positioning</w:t>
      </w:r>
    </w:p>
    <w:p w:rsidR="00000000" w:rsidDel="00000000" w:rsidP="00000000" w:rsidRDefault="00000000" w:rsidRPr="00000000" w14:paraId="000001F4">
      <w:pPr>
        <w:spacing w:after="100" w:before="100" w:line="276"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7.7 places the current study into context with other dark pattern detection studies. The table does not provide direct quantitative comparisons, which would be methodologically flawed due to variations in datasets, labeling taxonomies, and evaluation metrics, but it offers a qualitative comparison of the contributions made by this study to the field.</w:t>
      </w:r>
    </w:p>
    <w:p w:rsidR="00000000" w:rsidDel="00000000" w:rsidP="00000000" w:rsidRDefault="00000000" w:rsidRPr="00000000" w14:paraId="000001F5">
      <w:pPr>
        <w:spacing w:after="60" w:before="180" w:line="276" w:lineRule="auto"/>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Table 7.7: Comparative Overview of Dark Pa</w:t>
      </w:r>
      <w:commentRangeStart w:id="18"/>
      <w:r w:rsidDel="00000000" w:rsidR="00000000" w:rsidRPr="00000000">
        <w:rPr>
          <w:rFonts w:ascii="Times New Roman" w:cs="Times New Roman" w:eastAsia="Times New Roman" w:hAnsi="Times New Roman"/>
          <w:b w:val="1"/>
          <w:bCs w:val="1"/>
          <w:i w:val="1"/>
          <w:iCs w:val="1"/>
          <w:rtl w:val="0"/>
        </w:rPr>
        <w:t xml:space="preserve">ttern Dete</w:t>
      </w:r>
      <w:commentRangeEnd w:id="18"/>
      <w:r w:rsidDel="00000000" w:rsidR="00000000" w:rsidRPr="00000000">
        <w:commentReference w:id="18"/>
      </w:r>
      <w:r w:rsidDel="00000000" w:rsidR="00000000" w:rsidRPr="00000000">
        <w:rPr>
          <w:rFonts w:ascii="Times New Roman" w:cs="Times New Roman" w:eastAsia="Times New Roman" w:hAnsi="Times New Roman"/>
          <w:b w:val="1"/>
          <w:bCs w:val="1"/>
          <w:i w:val="1"/>
          <w:iCs w:val="1"/>
          <w:rtl w:val="0"/>
        </w:rPr>
        <w:t xml:space="preserve">c</w:t>
      </w:r>
      <w:commentRangeStart w:id="19"/>
      <w:r w:rsidDel="00000000" w:rsidR="00000000" w:rsidRPr="00000000">
        <w:rPr>
          <w:rFonts w:ascii="Times New Roman" w:cs="Times New Roman" w:eastAsia="Times New Roman" w:hAnsi="Times New Roman"/>
          <w:b w:val="1"/>
          <w:bCs w:val="1"/>
          <w:i w:val="1"/>
          <w:iCs w:val="1"/>
          <w:rtl w:val="0"/>
        </w:rPr>
        <w:t xml:space="preserve">tion Studi</w:t>
      </w:r>
      <w:commentRangeEnd w:id="19"/>
      <w:r w:rsidDel="00000000" w:rsidR="00000000" w:rsidRPr="00000000">
        <w:commentReference w:id="19"/>
      </w:r>
      <w:r w:rsidDel="00000000" w:rsidR="00000000" w:rsidRPr="00000000">
        <w:rPr>
          <w:rFonts w:ascii="Times New Roman" w:cs="Times New Roman" w:eastAsia="Times New Roman" w:hAnsi="Times New Roman"/>
          <w:b w:val="1"/>
          <w:bCs w:val="1"/>
          <w:i w:val="1"/>
          <w:iCs w:val="1"/>
          <w:rtl w:val="0"/>
        </w:rPr>
        <w:t xml:space="preserve">es</w:t>
      </w:r>
    </w:p>
    <w:tbl>
      <w:tblPr>
        <w:tblStyle w:val="Table11"/>
        <w:tblW w:w="9030.0" w:type="dxa"/>
        <w:jc w:val="left"/>
        <w:tblLayout w:type="fixed"/>
        <w:tblLook w:val="0600"/>
      </w:tblPr>
      <w:tblGrid>
        <w:gridCol w:w="1710"/>
        <w:gridCol w:w="2490"/>
        <w:gridCol w:w="1815"/>
        <w:gridCol w:w="3015"/>
        <w:tblGridChange w:id="0">
          <w:tblGrid>
            <w:gridCol w:w="1710"/>
            <w:gridCol w:w="2490"/>
            <w:gridCol w:w="1815"/>
            <w:gridCol w:w="3015"/>
          </w:tblGrid>
        </w:tblGridChange>
      </w:tblGrid>
      <w:tr>
        <w:trPr>
          <w:cantSplit w:val="0"/>
          <w:trHeight w:val="429.9397590361446" w:hRule="atLeast"/>
          <w:tblHeader w:val="0"/>
        </w:trPr>
        <w:tc>
          <w:tcPr>
            <w:tcBorders>
              <w:top w:color="000000" w:space="0" w:sz="5" w:val="single"/>
              <w:left w:color="000000" w:space="0" w:sz="5" w:val="single"/>
              <w:bottom w:color="000000" w:space="0" w:sz="5" w:val="single"/>
              <w:right w:color="000000" w:space="0" w:sz="5" w:val="single"/>
            </w:tcBorders>
            <w:shd w:fill="efefef" w:val="clear"/>
            <w:tcMar>
              <w:left w:w="160.0" w:type="dxa"/>
              <w:right w:w="160.0" w:type="dxa"/>
            </w:tcMar>
          </w:tcPr>
          <w:p w:rsidR="00000000" w:rsidDel="00000000" w:rsidP="00000000" w:rsidRDefault="00000000" w:rsidRPr="00000000" w14:paraId="000001F6">
            <w:pPr>
              <w:spacing w:line="276"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Study</w:t>
            </w:r>
          </w:p>
        </w:tc>
        <w:tc>
          <w:tcPr>
            <w:tcBorders>
              <w:top w:color="000000" w:space="0" w:sz="5" w:val="single"/>
              <w:left w:color="000000" w:space="0" w:sz="5" w:val="single"/>
              <w:bottom w:color="000000" w:space="0" w:sz="5" w:val="single"/>
              <w:right w:color="000000" w:space="0" w:sz="5" w:val="single"/>
            </w:tcBorders>
            <w:shd w:fill="efefef" w:val="clear"/>
            <w:tcMar>
              <w:left w:w="160.0" w:type="dxa"/>
              <w:right w:w="160.0" w:type="dxa"/>
            </w:tcMar>
          </w:tcPr>
          <w:p w:rsidR="00000000" w:rsidDel="00000000" w:rsidP="00000000" w:rsidRDefault="00000000" w:rsidRPr="00000000" w14:paraId="000001F7">
            <w:pPr>
              <w:spacing w:line="276"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Dataset</w:t>
            </w:r>
          </w:p>
        </w:tc>
        <w:tc>
          <w:tcPr>
            <w:tcBorders>
              <w:top w:color="000000" w:space="0" w:sz="5" w:val="single"/>
              <w:left w:color="000000" w:space="0" w:sz="5" w:val="single"/>
              <w:bottom w:color="000000" w:space="0" w:sz="5" w:val="single"/>
              <w:right w:color="000000" w:space="0" w:sz="5" w:val="single"/>
            </w:tcBorders>
            <w:shd w:fill="efefef" w:val="clear"/>
            <w:tcMar>
              <w:left w:w="160.0" w:type="dxa"/>
              <w:right w:w="160.0" w:type="dxa"/>
            </w:tcMar>
          </w:tcPr>
          <w:p w:rsidR="00000000" w:rsidDel="00000000" w:rsidP="00000000" w:rsidRDefault="00000000" w:rsidRPr="00000000" w14:paraId="000001F8">
            <w:pPr>
              <w:spacing w:line="276"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Categories of DP</w:t>
            </w:r>
          </w:p>
        </w:tc>
        <w:tc>
          <w:tcPr>
            <w:tcBorders>
              <w:top w:color="000000" w:space="0" w:sz="5" w:val="single"/>
              <w:left w:color="000000" w:space="0" w:sz="5" w:val="single"/>
              <w:bottom w:color="000000" w:space="0" w:sz="5" w:val="single"/>
              <w:right w:color="000000" w:space="0" w:sz="5" w:val="single"/>
            </w:tcBorders>
            <w:shd w:fill="efefef" w:val="clear"/>
            <w:tcMar>
              <w:left w:w="160.0" w:type="dxa"/>
              <w:right w:w="160.0" w:type="dxa"/>
            </w:tcMar>
          </w:tcPr>
          <w:p w:rsidR="00000000" w:rsidDel="00000000" w:rsidP="00000000" w:rsidRDefault="00000000" w:rsidRPr="00000000" w14:paraId="000001F9">
            <w:pPr>
              <w:spacing w:line="276"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Methodology</w:t>
            </w:r>
          </w:p>
        </w:tc>
      </w:tr>
      <w:tr>
        <w:trPr>
          <w:cantSplit w:val="0"/>
          <w:trHeight w:val="617.3493975903615" w:hRule="atLeast"/>
          <w:tblHeader w:val="0"/>
        </w:trPr>
        <w:tc>
          <w:tcPr>
            <w:tcBorders>
              <w:top w:color="000000" w:space="0" w:sz="5" w:val="single"/>
              <w:left w:color="000000" w:space="0" w:sz="5" w:val="single"/>
              <w:bottom w:color="000000" w:space="0" w:sz="5" w:val="single"/>
              <w:right w:color="000000" w:space="0" w:sz="5" w:val="single"/>
            </w:tcBorders>
            <w:tcMar>
              <w:left w:w="160.0" w:type="dxa"/>
              <w:right w:w="160.0" w:type="dxa"/>
            </w:tcMar>
          </w:tcPr>
          <w:p w:rsidR="00000000" w:rsidDel="00000000" w:rsidP="00000000" w:rsidRDefault="00000000" w:rsidRPr="00000000" w14:paraId="000001FA">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Mathur et al. (2019)</w:t>
            </w:r>
          </w:p>
        </w:tc>
        <w:tc>
          <w:tcPr>
            <w:tcBorders>
              <w:top w:color="000000" w:space="0" w:sz="5" w:val="single"/>
              <w:left w:color="000000" w:space="0" w:sz="5" w:val="single"/>
              <w:bottom w:color="000000" w:space="0" w:sz="5" w:val="single"/>
              <w:right w:color="000000" w:space="0" w:sz="5" w:val="single"/>
            </w:tcBorders>
            <w:tcMar>
              <w:left w:w="160.0" w:type="dxa"/>
              <w:right w:w="160.0" w:type="dxa"/>
            </w:tcMar>
          </w:tcPr>
          <w:p w:rsidR="00000000" w:rsidDel="00000000" w:rsidP="00000000" w:rsidRDefault="00000000" w:rsidRPr="00000000" w14:paraId="000001FB">
            <w:pPr>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1,818 DP instances</w:t>
            </w:r>
          </w:p>
        </w:tc>
        <w:tc>
          <w:tcPr>
            <w:tcBorders>
              <w:top w:color="000000" w:space="0" w:sz="5" w:val="single"/>
              <w:left w:color="000000" w:space="0" w:sz="5" w:val="single"/>
              <w:bottom w:color="000000" w:space="0" w:sz="5" w:val="single"/>
              <w:right w:color="000000" w:space="0" w:sz="5" w:val="single"/>
            </w:tcBorders>
            <w:tcMar>
              <w:left w:w="160.0" w:type="dxa"/>
              <w:right w:w="160.0" w:type="dxa"/>
            </w:tcMar>
          </w:tcPr>
          <w:p w:rsidR="00000000" w:rsidDel="00000000" w:rsidP="00000000" w:rsidRDefault="00000000" w:rsidRPr="00000000" w14:paraId="000001FC">
            <w:pPr>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 categories, 15 subtypes</w:t>
            </w:r>
          </w:p>
        </w:tc>
        <w:tc>
          <w:tcPr>
            <w:tcBorders>
              <w:top w:color="000000" w:space="0" w:sz="5" w:val="single"/>
              <w:left w:color="000000" w:space="0" w:sz="5" w:val="single"/>
              <w:bottom w:color="000000" w:space="0" w:sz="5" w:val="single"/>
              <w:right w:color="000000" w:space="0" w:sz="5" w:val="single"/>
            </w:tcBorders>
            <w:tcMar>
              <w:left w:w="160.0" w:type="dxa"/>
              <w:right w:w="160.0" w:type="dxa"/>
            </w:tcMar>
          </w:tcPr>
          <w:p w:rsidR="00000000" w:rsidDel="00000000" w:rsidP="00000000" w:rsidRDefault="00000000" w:rsidRPr="00000000" w14:paraId="000001FD">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Web crawling, manual annotation, crowdsourcing, UI analysis</w:t>
            </w:r>
          </w:p>
        </w:tc>
      </w:tr>
      <w:tr>
        <w:trPr>
          <w:cantSplit w:val="0"/>
          <w:trHeight w:val="848.8554216867471" w:hRule="atLeast"/>
          <w:tblHeader w:val="0"/>
        </w:trPr>
        <w:tc>
          <w:tcPr>
            <w:tcBorders>
              <w:top w:color="000000" w:space="0" w:sz="5" w:val="single"/>
              <w:left w:color="000000" w:space="0" w:sz="5" w:val="single"/>
              <w:bottom w:color="000000" w:space="0" w:sz="5" w:val="single"/>
              <w:right w:color="000000" w:space="0" w:sz="5" w:val="single"/>
            </w:tcBorders>
            <w:tcMar>
              <w:left w:w="160.0" w:type="dxa"/>
              <w:right w:w="160.0" w:type="dxa"/>
            </w:tcMar>
          </w:tcPr>
          <w:p w:rsidR="00000000" w:rsidDel="00000000" w:rsidP="00000000" w:rsidRDefault="00000000" w:rsidRPr="00000000" w14:paraId="000001FE">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Yada et al. (2025)</w:t>
            </w:r>
          </w:p>
        </w:tc>
        <w:tc>
          <w:tcPr>
            <w:tcBorders>
              <w:top w:color="000000" w:space="0" w:sz="5" w:val="single"/>
              <w:left w:color="000000" w:space="0" w:sz="5" w:val="single"/>
              <w:bottom w:color="000000" w:space="0" w:sz="5" w:val="single"/>
              <w:right w:color="000000" w:space="0" w:sz="5" w:val="single"/>
            </w:tcBorders>
            <w:tcMar>
              <w:left w:w="160.0" w:type="dxa"/>
              <w:right w:w="160.0" w:type="dxa"/>
            </w:tcMar>
          </w:tcPr>
          <w:p w:rsidR="00000000" w:rsidDel="00000000" w:rsidP="00000000" w:rsidRDefault="00000000" w:rsidRPr="00000000" w14:paraId="000001FF">
            <w:pPr>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2,356</w:t>
            </w:r>
          </w:p>
          <w:p w:rsidR="00000000" w:rsidDel="00000000" w:rsidP="00000000" w:rsidRDefault="00000000" w:rsidRPr="00000000" w14:paraId="00000200">
            <w:pPr>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(1,178 DP + 1,178 NDP) instances</w:t>
            </w:r>
          </w:p>
        </w:tc>
        <w:tc>
          <w:tcPr>
            <w:tcBorders>
              <w:top w:color="000000" w:space="0" w:sz="5" w:val="single"/>
              <w:left w:color="000000" w:space="0" w:sz="5" w:val="single"/>
              <w:bottom w:color="000000" w:space="0" w:sz="5" w:val="single"/>
              <w:right w:color="000000" w:space="0" w:sz="5" w:val="single"/>
            </w:tcBorders>
            <w:tcMar>
              <w:left w:w="160.0" w:type="dxa"/>
              <w:right w:w="160.0" w:type="dxa"/>
            </w:tcMar>
          </w:tcPr>
          <w:p w:rsidR="00000000" w:rsidDel="00000000" w:rsidP="00000000" w:rsidRDefault="00000000" w:rsidRPr="00000000" w14:paraId="00000201">
            <w:pPr>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 categories</w:t>
            </w:r>
          </w:p>
        </w:tc>
        <w:tc>
          <w:tcPr>
            <w:tcBorders>
              <w:top w:color="000000" w:space="0" w:sz="5" w:val="single"/>
              <w:left w:color="000000" w:space="0" w:sz="5" w:val="single"/>
              <w:bottom w:color="000000" w:space="0" w:sz="5" w:val="single"/>
              <w:right w:color="000000" w:space="0" w:sz="5" w:val="single"/>
            </w:tcBorders>
            <w:tcMar>
              <w:left w:w="160.0" w:type="dxa"/>
              <w:right w:w="160.0" w:type="dxa"/>
            </w:tcMar>
          </w:tcPr>
          <w:p w:rsidR="00000000" w:rsidDel="00000000" w:rsidP="00000000" w:rsidRDefault="00000000" w:rsidRPr="00000000" w14:paraId="00000202">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Classical ML (LR, SVM, RF, GB) + Transformer models (BERT, RoBERTa, ALBERT, XLNet)</w:t>
            </w:r>
          </w:p>
        </w:tc>
      </w:tr>
      <w:tr>
        <w:trPr>
          <w:cantSplit w:val="0"/>
          <w:trHeight w:val="848.8554216867471" w:hRule="atLeast"/>
          <w:tblHeader w:val="0"/>
        </w:trPr>
        <w:tc>
          <w:tcPr>
            <w:tcBorders>
              <w:top w:color="000000" w:space="0" w:sz="5" w:val="single"/>
              <w:left w:color="000000" w:space="0" w:sz="5" w:val="single"/>
              <w:bottom w:color="000000" w:space="0" w:sz="5" w:val="single"/>
              <w:right w:color="000000" w:space="0" w:sz="5" w:val="single"/>
            </w:tcBorders>
            <w:tcMar>
              <w:left w:w="160.0" w:type="dxa"/>
              <w:right w:w="160.0" w:type="dxa"/>
            </w:tcMar>
          </w:tcPr>
          <w:p w:rsidR="00000000" w:rsidDel="00000000" w:rsidP="00000000" w:rsidRDefault="00000000" w:rsidRPr="00000000" w14:paraId="00000203">
            <w:pPr>
              <w:spacing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This Study</w:t>
            </w:r>
          </w:p>
        </w:tc>
        <w:tc>
          <w:tcPr>
            <w:tcBorders>
              <w:top w:color="000000" w:space="0" w:sz="5" w:val="single"/>
              <w:left w:color="000000" w:space="0" w:sz="5" w:val="single"/>
              <w:bottom w:color="000000" w:space="0" w:sz="5" w:val="single"/>
              <w:right w:color="000000" w:space="0" w:sz="5" w:val="single"/>
            </w:tcBorders>
            <w:tcMar>
              <w:left w:w="160.0" w:type="dxa"/>
              <w:right w:w="160.0" w:type="dxa"/>
            </w:tcMar>
          </w:tcPr>
          <w:p w:rsidR="00000000" w:rsidDel="00000000" w:rsidP="00000000" w:rsidRDefault="00000000" w:rsidRPr="00000000" w14:paraId="00000204">
            <w:pPr>
              <w:spacing w:line="276"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4,835</w:t>
            </w:r>
          </w:p>
          <w:p w:rsidR="00000000" w:rsidDel="00000000" w:rsidP="00000000" w:rsidRDefault="00000000" w:rsidRPr="00000000" w14:paraId="00000205">
            <w:pPr>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(2,657 DP + 2,178 NDP) instances</w:t>
            </w:r>
          </w:p>
        </w:tc>
        <w:tc>
          <w:tcPr>
            <w:tcBorders>
              <w:top w:color="000000" w:space="0" w:sz="5" w:val="single"/>
              <w:left w:color="000000" w:space="0" w:sz="5" w:val="single"/>
              <w:bottom w:color="000000" w:space="0" w:sz="5" w:val="single"/>
              <w:right w:color="000000" w:space="0" w:sz="5" w:val="single"/>
            </w:tcBorders>
            <w:tcMar>
              <w:left w:w="160.0" w:type="dxa"/>
              <w:right w:w="160.0" w:type="dxa"/>
            </w:tcMar>
          </w:tcPr>
          <w:p w:rsidR="00000000" w:rsidDel="00000000" w:rsidP="00000000" w:rsidRDefault="00000000" w:rsidRPr="00000000" w14:paraId="00000206">
            <w:pPr>
              <w:spacing w:line="276"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10 categories</w:t>
            </w:r>
          </w:p>
        </w:tc>
        <w:tc>
          <w:tcPr>
            <w:tcBorders>
              <w:top w:color="000000" w:space="0" w:sz="5" w:val="single"/>
              <w:left w:color="000000" w:space="0" w:sz="5" w:val="single"/>
              <w:bottom w:color="000000" w:space="0" w:sz="5" w:val="single"/>
              <w:right w:color="000000" w:space="0" w:sz="5" w:val="single"/>
            </w:tcBorders>
            <w:tcMar>
              <w:left w:w="160.0" w:type="dxa"/>
              <w:right w:w="160.0" w:type="dxa"/>
            </w:tcMar>
          </w:tcPr>
          <w:p w:rsidR="00000000" w:rsidDel="00000000" w:rsidP="00000000" w:rsidRDefault="00000000" w:rsidRPr="00000000" w14:paraId="00000207">
            <w:pPr>
              <w:spacing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RoBERTa + LR/SVM; manual verification</w:t>
            </w:r>
          </w:p>
        </w:tc>
      </w:tr>
    </w:tbl>
    <w:p w:rsidR="00000000" w:rsidDel="00000000" w:rsidP="00000000" w:rsidRDefault="00000000" w:rsidRPr="00000000" w14:paraId="00000208">
      <w:pPr>
        <w:spacing w:after="80" w:before="200" w:line="276"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research is positioned at a particular stage in the </w:t>
      </w:r>
      <w:commentRangeStart w:id="20"/>
      <w:r w:rsidDel="00000000" w:rsidR="00000000" w:rsidRPr="00000000">
        <w:rPr>
          <w:rFonts w:ascii="Times New Roman" w:cs="Times New Roman" w:eastAsia="Times New Roman" w:hAnsi="Times New Roman"/>
          <w:sz w:val="24"/>
          <w:szCs w:val="24"/>
          <w:rtl w:val="0"/>
        </w:rPr>
        <w:t xml:space="preserve">history o</w:t>
      </w:r>
      <w:commentRangeEnd w:id="20"/>
      <w:r w:rsidDel="00000000" w:rsidR="00000000" w:rsidRPr="00000000">
        <w:commentReference w:id="20"/>
      </w:r>
      <w:r w:rsidDel="00000000" w:rsidR="00000000" w:rsidRPr="00000000">
        <w:rPr>
          <w:rFonts w:ascii="Times New Roman" w:cs="Times New Roman" w:eastAsia="Times New Roman" w:hAnsi="Times New Roman"/>
          <w:sz w:val="24"/>
          <w:szCs w:val="24"/>
          <w:rtl w:val="0"/>
        </w:rPr>
        <w:t xml:space="preserve">f text-based dark pattern detection. Mathur et al. [1] laid the groundwork in creating the original dataset, collecting and labeling dark pattern instances from web crawls. Yada [21] added Not Dark Pattern instances to this dataset, allowing for binary classification, and showed that RoBERTa embeddings were an effective way to capture the textual fingerprint of deceptive design text. This study builds on that pipeline in two key ways: first, by broaden the number of dark pattern categories from five to ten; including dark patterns such as Drip Pricing, Disguised Ads, Interface Interference, Forced Action, Confirm Shaming and Subscription Traps that had not been incorporated into previous text-based dark pattern classifiers; and second, by showing that class balance in the training dataset plays a critical role for real-world generalization, a lesson that can be applied beyond the scope of this study for any future dataset construction in this space.</w:t>
      </w:r>
    </w:p>
    <w:p w:rsidR="00000000" w:rsidDel="00000000" w:rsidP="00000000" w:rsidRDefault="00000000" w:rsidRPr="00000000" w14:paraId="00000209">
      <w:pPr>
        <w:pStyle w:val="Heading2"/>
        <w:keepNext w:val="0"/>
        <w:keepLines w:val="0"/>
        <w:spacing w:after="80" w:before="360" w:line="276" w:lineRule="auto"/>
        <w:rPr/>
      </w:pPr>
      <w:bookmarkStart w:colFirst="0" w:colLast="0" w:name="_pdbnj99bhqgm" w:id="51"/>
      <w:bookmarkEnd w:id="51"/>
      <w:r w:rsidDel="00000000" w:rsidR="00000000" w:rsidRPr="00000000">
        <w:rPr>
          <w:rtl w:val="0"/>
        </w:rPr>
        <w:t xml:space="preserve">7.6 Discussion and Limitations</w:t>
      </w:r>
    </w:p>
    <w:p w:rsidR="00000000" w:rsidDel="00000000" w:rsidP="00000000" w:rsidRDefault="00000000" w:rsidRPr="00000000" w14:paraId="0000020A">
      <w:pPr>
        <w:spacing w:after="80" w:before="80" w:line="276"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experiments lead to three key insights. First, the combined approach to annotation, with automated pre-labeling and manual verification, is feasible and scalable. The labeling of all 107,753 text segments via a consistent definition results in a high-confidence labeled corpus that enables effective training of classifiers with a small number of training examples. Second, the RoBERTa contextual embeddings retain sufficient linguistic information in dark pattern text to allow linear classifiers to achieve robust discriminative accuracy, without requiring end-to-end fine-tuning. The superior performance of Logistic Regression and SVM in both stages confirms that dark pattern language contains textual features that are consistent even in a high-dimensional embedding space. Third, training set imbalances play a critical role in generalization performance; the 86%-point performance improvement from Stage 2 to Stage 3 is the study's most practical finding, informing future collection of data in this space.</w:t>
      </w:r>
    </w:p>
    <w:p w:rsidR="00000000" w:rsidDel="00000000" w:rsidP="00000000" w:rsidRDefault="00000000" w:rsidRPr="00000000" w14:paraId="0000020B">
      <w:pPr>
        <w:spacing w:after="80" w:before="80" w:line="276"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Finally, in terms of usefulness, the Stage 3 model and the dataset it </w:t>
      </w:r>
      <w:commentRangeStart w:id="21"/>
      <w:r w:rsidDel="00000000" w:rsidR="00000000" w:rsidRPr="00000000">
        <w:rPr>
          <w:rFonts w:ascii="Times New Roman" w:cs="Times New Roman" w:eastAsia="Times New Roman" w:hAnsi="Times New Roman"/>
          <w:sz w:val="24"/>
          <w:szCs w:val="24"/>
          <w:rtl w:val="0"/>
        </w:rPr>
        <w:t xml:space="preserve">is trained on can</w:t>
      </w:r>
      <w:commentRangeEnd w:id="21"/>
      <w:r w:rsidDel="00000000" w:rsidR="00000000" w:rsidRPr="00000000">
        <w:commentReference w:id="21"/>
      </w:r>
      <w:r w:rsidDel="00000000" w:rsidR="00000000" w:rsidRPr="00000000">
        <w:rPr>
          <w:rFonts w:ascii="Times New Roman" w:cs="Times New Roman" w:eastAsia="Times New Roman" w:hAnsi="Times New Roman"/>
          <w:sz w:val="24"/>
          <w:szCs w:val="24"/>
          <w:rtl w:val="0"/>
        </w:rPr>
        <w:t xml:space="preserve"> be applied. The classifier can be applied to unprocessed text and does not require rendering of user interfaces or image analysis, and can therefore be applied in browser extensions, API-based audit tools, or compliance screening workflows. For others, the dataset and annotation process provide a scalable starting point for adding more samples, categories, or updating for evolving commerce patterns as the user interface of e-commerce rapidly evolves.</w:t>
      </w:r>
    </w:p>
    <w:p w:rsidR="00000000" w:rsidDel="00000000" w:rsidP="00000000" w:rsidRDefault="00000000" w:rsidRPr="00000000" w14:paraId="0000020C">
      <w:pPr>
        <w:spacing w:after="80" w:before="80" w:line="276" w:lineRule="auto"/>
        <w:ind w:firstLine="720"/>
        <w:jc w:val="both"/>
        <w:rPr>
          <w:rFonts w:ascii="Times New Roman" w:cs="Times New Roman" w:eastAsia="Times New Roman" w:hAnsi="Times New Roman"/>
          <w:sz w:val="24"/>
          <w:szCs w:val="24"/>
        </w:rPr>
        <w:sectPr>
          <w:footerReference r:id="rId20" w:type="default"/>
          <w:type w:val="nextPage"/>
          <w:pgSz w:h="16834" w:w="11909" w:orient="portrait"/>
          <w:pgMar w:bottom="1440.0000000000002" w:top="1440.0000000000002" w:left="1440.0000000000002" w:right="1440.0000000000002" w:header="720" w:footer="720"/>
          <w:pgNumType w:start="1"/>
        </w:sectPr>
      </w:pPr>
      <w:r w:rsidDel="00000000" w:rsidR="00000000" w:rsidRPr="00000000">
        <w:rPr>
          <w:rFonts w:ascii="Times New Roman" w:cs="Times New Roman" w:eastAsia="Times New Roman" w:hAnsi="Times New Roman"/>
          <w:sz w:val="24"/>
          <w:szCs w:val="24"/>
          <w:rtl w:val="0"/>
        </w:rPr>
        <w:t xml:space="preserve">There are some caveats. The dataset is relatively small for a ten-class problem despite the three-fold expansion. Some categories, like Interface Interference (n = 29), Confirm Shaming (n = 50), Disguised Ads (n = 47), and Forced Action (n = 50), are greatly underrepresented compared to Misdirection (n = 701) and Not Dark Pattern (n = 2,178). This limits the recall of the classifier on these categories, and is the key factor preventing deployment-level performance for these particular types. The external test set used in this study was not formally verified; the results from this test should be considered illustrative. The performance of Stage 3 should be assessed on an externally annotated dataset to clarify the bounds of its performance. Lastly, this paper focuses on dark patterns in text. This pipeline does not specifically address visual and structural dark patterns, which manipulate the layout, colours, button prominence, or other navigation challenges. Future work should expand this pipeline to include such dark patterns, perhaps through a multimodal approach that can reason over both text and UI screenshots. </w:t>
      </w:r>
    </w:p>
    <w:p w:rsidR="00000000" w:rsidDel="00000000" w:rsidP="00000000" w:rsidRDefault="00000000" w:rsidRPr="00000000" w14:paraId="0000020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sectPr>
          <w:footerReference r:id="rId21" w:type="default"/>
          <w:type w:val="nextPage"/>
          <w:pgSz w:h="16834" w:w="11909" w:orient="portrait"/>
          <w:pgMar w:bottom="1440.0000000000002" w:top="1440.0000000000002" w:left="1440.0000000000002" w:right="1440.0000000000002" w:header="720" w:footer="720"/>
          <w:pgNumType w:start="1"/>
        </w:sectPr>
      </w:pPr>
      <w:bookmarkStart w:colFirst="0" w:colLast="0" w:name="_1ioen7l3p7kt" w:id="52"/>
      <w:bookmarkEnd w:id="5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References</w:t>
      </w:r>
      <w:r w:rsidDel="00000000" w:rsidR="00000000" w:rsidRPr="00000000">
        <w:rPr>
          <w:rtl w:val="0"/>
        </w:rPr>
      </w:r>
    </w:p>
    <w:p w:rsidR="00000000" w:rsidDel="00000000" w:rsidP="00000000" w:rsidRDefault="00000000" w:rsidRPr="00000000" w14:paraId="0000020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REFERENCES</w:t>
      </w:r>
    </w:p>
    <w:p w:rsidR="00000000" w:rsidDel="00000000" w:rsidP="00000000" w:rsidRDefault="00000000" w:rsidRPr="00000000" w14:paraId="0000020F">
      <w:pPr>
        <w:rPr>
          <w:rFonts w:ascii="Times New Roman" w:cs="Times New Roman" w:eastAsia="Times New Roman" w:hAnsi="Times New Roman"/>
          <w:sz w:val="24"/>
          <w:szCs w:val="24"/>
        </w:rPr>
      </w:pPr>
      <w:r w:rsidDel="00000000" w:rsidR="00000000" w:rsidRPr="00000000">
        <w:rPr>
          <w:rtl w:val="0"/>
        </w:rPr>
      </w:r>
    </w:p>
    <w:tbl>
      <w:tblPr>
        <w:tblStyle w:val="Table12"/>
        <w:tblW w:w="9900.0" w:type="dxa"/>
        <w:jc w:val="left"/>
        <w:tblLayout w:type="fixed"/>
        <w:tblLook w:val="0600"/>
      </w:tblPr>
      <w:tblGrid>
        <w:gridCol w:w="600"/>
        <w:gridCol w:w="9300"/>
        <w:tblGridChange w:id="0">
          <w:tblGrid>
            <w:gridCol w:w="600"/>
            <w:gridCol w:w="9300"/>
          </w:tblGrid>
        </w:tblGridChange>
      </w:tblGrid>
      <w:tr>
        <w:trPr>
          <w:cantSplit w:val="0"/>
          <w:tblHeader w:val="0"/>
        </w:trPr>
        <w:tc>
          <w:tcPr/>
          <w:p w:rsidR="00000000" w:rsidDel="00000000" w:rsidP="00000000" w:rsidRDefault="00000000" w:rsidRPr="00000000" w14:paraId="0000021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p w:rsidR="00000000" w:rsidDel="00000000" w:rsidP="00000000" w:rsidRDefault="00000000" w:rsidRPr="00000000" w14:paraId="0000021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Mathur, A., Acar, G., Friedman, M. J., Lucherini, E., Mayer, J., Chetty, M., &amp; Narayanan, A. (2019). Dark patterns at scale: Findings from a crawl of 11K shopping websites. Proceedings of the ACM on human-computer interaction, 3(CSCW), 1-32.</w:t>
            </w:r>
          </w:p>
        </w:tc>
      </w:tr>
      <w:tr>
        <w:trPr>
          <w:cantSplit w:val="0"/>
          <w:tblHeader w:val="0"/>
        </w:trPr>
        <w:tc>
          <w:tcPr/>
          <w:p w:rsidR="00000000" w:rsidDel="00000000" w:rsidP="00000000" w:rsidRDefault="00000000" w:rsidRPr="00000000" w14:paraId="0000021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p w:rsidR="00000000" w:rsidDel="00000000" w:rsidP="00000000" w:rsidRDefault="00000000" w:rsidRPr="00000000" w14:paraId="0000021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Cramer-Flood, E. (2025). Worldwide retail ecommerce forecast 2025. EMARKETER. https://www.emarketer.com/content/worldwide-retail-ecommerce-forecast-2025</w:t>
            </w:r>
          </w:p>
        </w:tc>
      </w:tr>
      <w:tr>
        <w:trPr>
          <w:cantSplit w:val="0"/>
          <w:tblHeader w:val="0"/>
        </w:trPr>
        <w:tc>
          <w:tcPr/>
          <w:p w:rsidR="00000000" w:rsidDel="00000000" w:rsidP="00000000" w:rsidRDefault="00000000" w:rsidRPr="00000000" w14:paraId="0000021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p w:rsidR="00000000" w:rsidDel="00000000" w:rsidP="00000000" w:rsidRDefault="00000000" w:rsidRPr="00000000" w14:paraId="0000021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Bain &amp; Company. (2025). How India shops online 2025. https://www.bain.com/insights/how-india-shops-online-2025/</w:t>
            </w:r>
          </w:p>
        </w:tc>
      </w:tr>
      <w:tr>
        <w:trPr>
          <w:cantSplit w:val="0"/>
          <w:tblHeader w:val="0"/>
        </w:trPr>
        <w:tc>
          <w:tcPr/>
          <w:p w:rsidR="00000000" w:rsidDel="00000000" w:rsidP="00000000" w:rsidRDefault="00000000" w:rsidRPr="00000000" w14:paraId="0000021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p w:rsidR="00000000" w:rsidDel="00000000" w:rsidP="00000000" w:rsidRDefault="00000000" w:rsidRPr="00000000" w14:paraId="0000021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Central Consumer Protection Authority, Department of Consumer Affairs, Government of India, "Guidelines for Prevention and Regulation of Dark Patterns, 2023," Press Information Bureau, Nov. 30, 2023. [Online]. Available: https://www.pib.gov.in/PressReleaseIframePage.aspx?PRID=1983994</w:t>
            </w:r>
          </w:p>
        </w:tc>
      </w:tr>
      <w:tr>
        <w:trPr>
          <w:cantSplit w:val="0"/>
          <w:tblHeader w:val="0"/>
        </w:trPr>
        <w:tc>
          <w:tcPr/>
          <w:p w:rsidR="00000000" w:rsidDel="00000000" w:rsidP="00000000" w:rsidRDefault="00000000" w:rsidRPr="00000000" w14:paraId="0000021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p w:rsidR="00000000" w:rsidDel="00000000" w:rsidP="00000000" w:rsidRDefault="00000000" w:rsidRPr="00000000" w14:paraId="0000021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Gray, C. M., Kou, Y., Battles, B., Hoggatt, J., &amp; Toombs, A. L. (2018, April). The dark (patterns) side of UX design. In Proceedings of the 2018 CHI conference on human factors in computing systems (pp. 1-14).</w:t>
            </w:r>
          </w:p>
        </w:tc>
      </w:tr>
      <w:tr>
        <w:trPr>
          <w:cantSplit w:val="0"/>
          <w:tblHeader w:val="0"/>
        </w:trPr>
        <w:tc>
          <w:tcPr/>
          <w:p w:rsidR="00000000" w:rsidDel="00000000" w:rsidP="00000000" w:rsidRDefault="00000000" w:rsidRPr="00000000" w14:paraId="0000021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p w:rsidR="00000000" w:rsidDel="00000000" w:rsidP="00000000" w:rsidRDefault="00000000" w:rsidRPr="00000000" w14:paraId="0000021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Brignull, H., &amp; Darlo, A. (2010). Dark patterns.(2010). URL: https://www. darkpatterns. org/(visited on 02/09/2019)(cited on p. 23).</w:t>
            </w:r>
          </w:p>
        </w:tc>
      </w:tr>
      <w:tr>
        <w:trPr>
          <w:cantSplit w:val="0"/>
          <w:tblHeader w:val="0"/>
        </w:trPr>
        <w:tc>
          <w:tcPr/>
          <w:p w:rsidR="00000000" w:rsidDel="00000000" w:rsidP="00000000" w:rsidRDefault="00000000" w:rsidRPr="00000000" w14:paraId="0000021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p w:rsidR="00000000" w:rsidDel="00000000" w:rsidP="00000000" w:rsidRDefault="00000000" w:rsidRPr="00000000" w14:paraId="0000021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ASCI Academy &amp; Parallel HQ (2024). Conscious Patterns: A Study of Deceptive Patterns in Top Indian Apps. Advertising Standards Council of India. https://www.ascionline.in/wp-content/uploads/2024/08/Consious-Patterns-Report-Summary.pdf</w:t>
            </w:r>
          </w:p>
        </w:tc>
      </w:tr>
      <w:tr>
        <w:trPr>
          <w:cantSplit w:val="0"/>
          <w:tblHeader w:val="0"/>
        </w:trPr>
        <w:tc>
          <w:tcPr/>
          <w:p w:rsidR="00000000" w:rsidDel="00000000" w:rsidP="00000000" w:rsidRDefault="00000000" w:rsidRPr="00000000" w14:paraId="0000021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c>
          <w:tcPr/>
          <w:p w:rsidR="00000000" w:rsidDel="00000000" w:rsidP="00000000" w:rsidRDefault="00000000" w:rsidRPr="00000000" w14:paraId="0000021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European Commission (2022). Study on Dark Patterns: Final Report. Publications Office of the European Union. https://op.europa.eu/en/publication-detail/-/publication/606365bc-d58b-11ec-a95f-01aa75ed71a1</w:t>
            </w:r>
          </w:p>
        </w:tc>
      </w:tr>
      <w:tr>
        <w:trPr>
          <w:cantSplit w:val="0"/>
          <w:tblHeader w:val="0"/>
        </w:trPr>
        <w:tc>
          <w:tcPr/>
          <w:p w:rsidR="00000000" w:rsidDel="00000000" w:rsidP="00000000" w:rsidRDefault="00000000" w:rsidRPr="00000000" w14:paraId="0000022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w:t>
            </w:r>
          </w:p>
        </w:tc>
        <w:tc>
          <w:tcPr/>
          <w:p w:rsidR="00000000" w:rsidDel="00000000" w:rsidP="00000000" w:rsidRDefault="00000000" w:rsidRPr="00000000" w14:paraId="0000022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ICPEN / FTC / GPEN (2024). Dark Patterns in Subscription Services Sweep: Public Report. International Consumer Protection and Enforcement Network, July 2024.</w:t>
            </w:r>
          </w:p>
          <w:p w:rsidR="00000000" w:rsidDel="00000000" w:rsidP="00000000" w:rsidRDefault="00000000" w:rsidRPr="00000000" w14:paraId="0000022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https://www.ftc.gov/news-events/news/press-releases/2024/07/ftc-icpen-gpen-announce-results-review-use-dark-patterns-affecting-subscription-services-privacy</w:t>
            </w:r>
          </w:p>
        </w:tc>
      </w:tr>
      <w:tr>
        <w:trPr>
          <w:cantSplit w:val="0"/>
          <w:tblHeader w:val="0"/>
        </w:trPr>
        <w:tc>
          <w:tcPr/>
          <w:p w:rsidR="00000000" w:rsidDel="00000000" w:rsidP="00000000" w:rsidRDefault="00000000" w:rsidRPr="00000000" w14:paraId="0000022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c>
          <w:tcPr/>
          <w:p w:rsidR="00000000" w:rsidDel="00000000" w:rsidP="00000000" w:rsidRDefault="00000000" w:rsidRPr="00000000" w14:paraId="0000022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Federal Trade Commission (2023). FTC v. Epic Games, Inc. — Settlement Order. FTC Press Release, March 2023.</w:t>
            </w:r>
          </w:p>
          <w:p w:rsidR="00000000" w:rsidDel="00000000" w:rsidP="00000000" w:rsidRDefault="00000000" w:rsidRPr="00000000" w14:paraId="0000022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https://www.ftc.gov/news-events/news/press-releases/2023/03/ftc-finalizes-order-requiring-fortnite-maker-epic-games-pay-245-million-tricking-users-making</w:t>
            </w:r>
          </w:p>
        </w:tc>
      </w:tr>
      <w:tr>
        <w:trPr>
          <w:cantSplit w:val="0"/>
          <w:tblHeader w:val="0"/>
        </w:trPr>
        <w:tc>
          <w:tcPr/>
          <w:p w:rsidR="00000000" w:rsidDel="00000000" w:rsidP="00000000" w:rsidRDefault="00000000" w:rsidRPr="00000000" w14:paraId="0000022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r>
          </w:p>
        </w:tc>
        <w:tc>
          <w:tcPr/>
          <w:p w:rsidR="00000000" w:rsidDel="00000000" w:rsidP="00000000" w:rsidRDefault="00000000" w:rsidRPr="00000000" w14:paraId="0000022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Irish Data Protection Commission (2023). DPC Decision: TikTok Technology Limited — €345 Million Fine. DPC Press Release, September 15, 2023.</w:t>
            </w:r>
          </w:p>
          <w:p w:rsidR="00000000" w:rsidDel="00000000" w:rsidP="00000000" w:rsidRDefault="00000000" w:rsidRPr="00000000" w14:paraId="0000022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https://www.dataprotection.ie/en/news-media/press-releases/DPC-announces-345-million-euro-fine-of-TikTok</w:t>
            </w:r>
          </w:p>
        </w:tc>
      </w:tr>
      <w:tr>
        <w:trPr>
          <w:cantSplit w:val="0"/>
          <w:tblHeader w:val="0"/>
        </w:trPr>
        <w:tc>
          <w:tcPr/>
          <w:p w:rsidR="00000000" w:rsidDel="00000000" w:rsidP="00000000" w:rsidRDefault="00000000" w:rsidRPr="00000000" w14:paraId="0000022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w:t>
            </w:r>
          </w:p>
        </w:tc>
        <w:tc>
          <w:tcPr/>
          <w:p w:rsidR="00000000" w:rsidDel="00000000" w:rsidP="00000000" w:rsidRDefault="00000000" w:rsidRPr="00000000" w14:paraId="0000022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Federal Trade Commission (2023). FTC v. Amazon.com, Inc. — Complaint. U.S. District Court, W.D. Washington, June 2023.</w:t>
            </w:r>
          </w:p>
          <w:p w:rsidR="00000000" w:rsidDel="00000000" w:rsidP="00000000" w:rsidRDefault="00000000" w:rsidRPr="00000000" w14:paraId="0000022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https://www.ftc.gov/legal-library/browse/cases-proceedings/2123050-amazoncom-inc-rosca-ftc-v</w:t>
            </w:r>
          </w:p>
        </w:tc>
      </w:tr>
      <w:tr>
        <w:trPr>
          <w:cantSplit w:val="0"/>
          <w:tblHeader w:val="0"/>
        </w:trPr>
        <w:tc>
          <w:tcPr/>
          <w:p w:rsidR="00000000" w:rsidDel="00000000" w:rsidP="00000000" w:rsidRDefault="00000000" w:rsidRPr="00000000" w14:paraId="0000022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w:t>
            </w:r>
          </w:p>
        </w:tc>
        <w:tc>
          <w:tcPr/>
          <w:p w:rsidR="00000000" w:rsidDel="00000000" w:rsidP="00000000" w:rsidRDefault="00000000" w:rsidRPr="00000000" w14:paraId="0000022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Central Consumer Protection Authority, Department of Consumer Affairs, Government of India, "Guidelines for Prevention and Regulation of Dark Patterns, 2023," Press Information Bureau, Nov. 30, 2023. [Online]. Available: https://www.pib.gov.in/PressReleaseIframePage.aspx?PRID=1983994</w:t>
            </w:r>
          </w:p>
        </w:tc>
      </w:tr>
      <w:tr>
        <w:trPr>
          <w:cantSplit w:val="0"/>
          <w:tblHeader w:val="0"/>
        </w:trPr>
        <w:tc>
          <w:tcPr/>
          <w:p w:rsidR="00000000" w:rsidDel="00000000" w:rsidP="00000000" w:rsidRDefault="00000000" w:rsidRPr="00000000" w14:paraId="0000022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w:t>
            </w:r>
          </w:p>
        </w:tc>
        <w:tc>
          <w:tcPr/>
          <w:p w:rsidR="00000000" w:rsidDel="00000000" w:rsidP="00000000" w:rsidRDefault="00000000" w:rsidRPr="00000000" w14:paraId="0000022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Justice R. S. Attri (President) and R. K. Arya (Member), State Consumer Disputes Redressal Commission, U.T. Chandigarh, "Jatin Bansal v. M/S Amazon Reseller Services Pvt. Ltd.," Complaint No. 71 of 2023, Mar. 12, 2024. [Online]. Available: https://indiankanoon.org/doc/104897146/</w:t>
            </w:r>
          </w:p>
        </w:tc>
      </w:tr>
      <w:tr>
        <w:trPr>
          <w:cantSplit w:val="0"/>
          <w:tblHeader w:val="0"/>
        </w:trPr>
        <w:tc>
          <w:tcPr/>
          <w:p w:rsidR="00000000" w:rsidDel="00000000" w:rsidP="00000000" w:rsidRDefault="00000000" w:rsidRPr="00000000" w14:paraId="0000023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w:t>
            </w:r>
          </w:p>
        </w:tc>
        <w:tc>
          <w:tcPr/>
          <w:p w:rsidR="00000000" w:rsidDel="00000000" w:rsidP="00000000" w:rsidRDefault="00000000" w:rsidRPr="00000000" w14:paraId="0000023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Central Consumer Protection Authority, Department of Consumer Affairs, Government of India, "CCPA Order against IndiGo Airlines for use of dark patterns Confirm Shaming and Opaque Seat Assignment," Jun. 19, 2024. [Online]. Available: https://doca.gov.in/ccpa/checkuploaddocs.php?updocs=.%2Fuploads%2F1729844650-1718860439-CCPA+IndiGo+order+dated+19.06.2024.pdf</w:t>
            </w:r>
          </w:p>
        </w:tc>
      </w:tr>
      <w:tr>
        <w:trPr>
          <w:cantSplit w:val="0"/>
          <w:tblHeader w:val="0"/>
        </w:trPr>
        <w:tc>
          <w:tcPr/>
          <w:p w:rsidR="00000000" w:rsidDel="00000000" w:rsidP="00000000" w:rsidRDefault="00000000" w:rsidRPr="00000000" w14:paraId="0000023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w:t>
            </w:r>
          </w:p>
        </w:tc>
        <w:tc>
          <w:tcPr/>
          <w:p w:rsidR="00000000" w:rsidDel="00000000" w:rsidP="00000000" w:rsidRDefault="00000000" w:rsidRPr="00000000" w14:paraId="0000023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UK Competition and Markets Authority (2022). Online Choice Architecture: How Digital Design Can Harm Competition and Consumers. CMA Report.</w:t>
            </w:r>
          </w:p>
          <w:p w:rsidR="00000000" w:rsidDel="00000000" w:rsidP="00000000" w:rsidRDefault="00000000" w:rsidRPr="00000000" w14:paraId="0000023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https://assets.publishing.service.gov.uk/media/624c27c68fa8f527710aaf58/Online_choice_architecture_discussion_paper.pdf</w:t>
            </w:r>
          </w:p>
        </w:tc>
      </w:tr>
      <w:tr>
        <w:trPr>
          <w:cantSplit w:val="0"/>
          <w:tblHeader w:val="0"/>
        </w:trPr>
        <w:tc>
          <w:tcPr/>
          <w:p w:rsidR="00000000" w:rsidDel="00000000" w:rsidP="00000000" w:rsidRDefault="00000000" w:rsidRPr="00000000" w14:paraId="0000023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w:t>
            </w:r>
          </w:p>
        </w:tc>
        <w:tc>
          <w:tcPr/>
          <w:p w:rsidR="00000000" w:rsidDel="00000000" w:rsidP="00000000" w:rsidRDefault="00000000" w:rsidRPr="00000000" w14:paraId="0000023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 M., Wang, X., Nie, L., Li, C., Liu, Y., Zhao, Y., ... &amp; Said, K. S. (2024). A comprehensive study on dark patterns. arXiv preprint arXiv:2412.09147.</w:t>
            </w:r>
          </w:p>
        </w:tc>
      </w:tr>
      <w:tr>
        <w:trPr>
          <w:cantSplit w:val="0"/>
          <w:tblHeader w:val="0"/>
        </w:trPr>
        <w:tc>
          <w:tcPr/>
          <w:p w:rsidR="00000000" w:rsidDel="00000000" w:rsidP="00000000" w:rsidRDefault="00000000" w:rsidRPr="00000000" w14:paraId="0000023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w:t>
            </w:r>
          </w:p>
        </w:tc>
        <w:tc>
          <w:tcPr/>
          <w:p w:rsidR="00000000" w:rsidDel="00000000" w:rsidP="00000000" w:rsidRDefault="00000000" w:rsidRPr="00000000" w14:paraId="0000023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Mansur, S. H., Salma, S., Awofisayo, D., &amp; Moran, K. (2023, May). Aidui: Toward automated recognition of dark patterns in user interfaces. In 2023 IEEE/ACM 45th International Conference on Software Engineering (ICSE) (pp. 1958-1970). IEEE.</w:t>
            </w:r>
          </w:p>
        </w:tc>
      </w:tr>
      <w:tr>
        <w:trPr>
          <w:cantSplit w:val="0"/>
          <w:tblHeader w:val="0"/>
        </w:trPr>
        <w:tc>
          <w:tcPr/>
          <w:p w:rsidR="00000000" w:rsidDel="00000000" w:rsidP="00000000" w:rsidRDefault="00000000" w:rsidRPr="00000000" w14:paraId="0000023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w:t>
            </w:r>
          </w:p>
        </w:tc>
        <w:tc>
          <w:tcPr/>
          <w:p w:rsidR="00000000" w:rsidDel="00000000" w:rsidP="00000000" w:rsidRDefault="00000000" w:rsidRPr="00000000" w14:paraId="0000023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Rajput, K., Singh, S., &amp; Kumar, V. (2025, November). Dark Pattern Detection on Web Page using DistilBERT. In 2025 IEEE First International Conference on Innovations in Engineering and Next-Generation Technologies for Sustainability (ICINVENTS) (Vol. 1, pp. 1-6). IEEE.</w:t>
            </w:r>
          </w:p>
        </w:tc>
      </w:tr>
      <w:tr>
        <w:trPr>
          <w:cantSplit w:val="0"/>
          <w:tblHeader w:val="0"/>
        </w:trPr>
        <w:tc>
          <w:tcPr/>
          <w:p w:rsidR="00000000" w:rsidDel="00000000" w:rsidP="00000000" w:rsidRDefault="00000000" w:rsidRPr="00000000" w14:paraId="0000023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w:t>
            </w:r>
          </w:p>
        </w:tc>
        <w:tc>
          <w:tcPr/>
          <w:p w:rsidR="00000000" w:rsidDel="00000000" w:rsidP="00000000" w:rsidRDefault="00000000" w:rsidRPr="00000000" w14:paraId="0000023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Beltrán, M. (2025). Defining, classifying, and identifying addictive patterns in digital products. IEEE Transactions on Technology and Society.</w:t>
            </w:r>
          </w:p>
        </w:tc>
      </w:tr>
      <w:tr>
        <w:trPr>
          <w:cantSplit w:val="0"/>
          <w:tblHeader w:val="0"/>
        </w:trPr>
        <w:tc>
          <w:tcPr/>
          <w:p w:rsidR="00000000" w:rsidDel="00000000" w:rsidP="00000000" w:rsidRDefault="00000000" w:rsidRPr="00000000" w14:paraId="0000023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w:t>
            </w:r>
          </w:p>
        </w:tc>
        <w:tc>
          <w:tcPr/>
          <w:p w:rsidR="00000000" w:rsidDel="00000000" w:rsidP="00000000" w:rsidRDefault="00000000" w:rsidRPr="00000000" w14:paraId="0000023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Yada, Y., Feng, J., Matsumoto, T., Fukushima, N., Kido, F., &amp; Yamana, H. (2022, December). Dark patterns in e-commerce: a dataset and its baseline evaluations. In 2022 IEEE International Conference on Big Data (Big Data) (pp. 3015-3022). IEEE.</w:t>
            </w:r>
          </w:p>
        </w:tc>
      </w:tr>
      <w:tr>
        <w:trPr>
          <w:cantSplit w:val="0"/>
          <w:tblHeader w:val="0"/>
        </w:trPr>
        <w:tc>
          <w:tcPr/>
          <w:p w:rsidR="00000000" w:rsidDel="00000000" w:rsidP="00000000" w:rsidRDefault="00000000" w:rsidRPr="00000000" w14:paraId="0000023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w:t>
            </w:r>
          </w:p>
        </w:tc>
        <w:tc>
          <w:tcPr/>
          <w:p w:rsidR="00000000" w:rsidDel="00000000" w:rsidP="00000000" w:rsidRDefault="00000000" w:rsidRPr="00000000" w14:paraId="0000024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Schilling, T. (2026). Theories to Advance Dark Patterns Research. International Journal of Human–Computer Interaction, 1-26.</w:t>
            </w:r>
          </w:p>
        </w:tc>
      </w:tr>
      <w:tr>
        <w:trPr>
          <w:cantSplit w:val="0"/>
          <w:tblHeader w:val="0"/>
        </w:trPr>
        <w:tc>
          <w:tcPr/>
          <w:p w:rsidR="00000000" w:rsidDel="00000000" w:rsidP="00000000" w:rsidRDefault="00000000" w:rsidRPr="00000000" w14:paraId="0000024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[23]</w:t>
            </w:r>
          </w:p>
        </w:tc>
        <w:tc>
          <w:tcPr/>
          <w:p w:rsidR="00000000" w:rsidDel="00000000" w:rsidP="00000000" w:rsidRDefault="00000000" w:rsidRPr="00000000" w14:paraId="0000024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Ju, I., Ham, C. D., &amp; Yel, E. (2025). Dark Patterns in Data-Consent Disclosures and Consumer Reactance to Online Behavioral Advertising. Journal of Advertising, 1-19.</w:t>
            </w:r>
          </w:p>
        </w:tc>
      </w:tr>
      <w:tr>
        <w:trPr>
          <w:cantSplit w:val="0"/>
          <w:tblHeader w:val="0"/>
        </w:trPr>
        <w:tc>
          <w:tcPr/>
          <w:p w:rsidR="00000000" w:rsidDel="00000000" w:rsidP="00000000" w:rsidRDefault="00000000" w:rsidRPr="00000000" w14:paraId="0000024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[24]</w:t>
            </w:r>
          </w:p>
        </w:tc>
        <w:tc>
          <w:tcPr/>
          <w:p w:rsidR="00000000" w:rsidDel="00000000" w:rsidP="00000000" w:rsidRDefault="00000000" w:rsidRPr="00000000" w14:paraId="0000024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Uppal, K. (2023). Dark Patterns Dataset. Kaggle. Available at: https://www.kaggle.com/datasets/krishuppal/dark-patterns</w:t>
            </w:r>
          </w:p>
        </w:tc>
      </w:tr>
    </w:tbl>
    <w:p w:rsidR="00000000" w:rsidDel="00000000" w:rsidP="00000000" w:rsidRDefault="00000000" w:rsidRPr="00000000" w14:paraId="00000245">
      <w:pPr>
        <w:rPr>
          <w:rFonts w:ascii="Times New Roman" w:cs="Times New Roman" w:eastAsia="Times New Roman" w:hAnsi="Times New Roman"/>
          <w:sz w:val="24"/>
          <w:szCs w:val="24"/>
        </w:rPr>
      </w:pPr>
      <w:r w:rsidDel="00000000" w:rsidR="00000000" w:rsidRPr="00000000">
        <w:rPr>
          <w:rtl w:val="0"/>
        </w:rPr>
      </w:r>
    </w:p>
    <w:sectPr>
      <w:footerReference r:id="rId22" w:type="default"/>
      <w:type w:val="nextPage"/>
      <w:pgSz w:h="16834" w:w="11909" w:orient="portrait"/>
      <w:pgMar w:bottom="1440.0000000000002" w:top="1440.0000000000002" w:left="1440.0000000000002" w:right="1440.0000000000002"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VIDHI KHANDUJA" w:id="21" w:date="2026-06-17T12:17:14Z">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VIDHI KHANDUJA" w:id="18" w:date="2026-06-17T13:39:11Z">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with reference to dataset</w:t>
      </w:r>
    </w:p>
  </w:comment>
  <w:comment w:author="VIDHI KHANDUJA" w:id="10" w:date="2026-06-17T11:11:57Z">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dataset</w:t>
      </w:r>
    </w:p>
  </w:comment>
  <w:comment w:author="VIDHI KHANDUJA" w:id="16" w:date="2026-06-17T12:00:33Z">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final evaluation metric?</w:t>
      </w:r>
    </w:p>
  </w:comment>
  <w:comment w:author="VIDHI KHANDUJA" w:id="11" w:date="2026-06-17T11:05:59Z">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can we write, "we" instead of they?</w:t>
      </w:r>
    </w:p>
  </w:comment>
  <w:comment w:author="VIDHI KHANDUJA" w:id="19" w:date="2026-06-17T12:13:41Z">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can we have comparison in terms of accuracy achieved by model on different datasets?</w:t>
      </w:r>
    </w:p>
  </w:comment>
  <w:comment w:author="VIDHI KHANDUJA" w:id="17" w:date="2026-06-17T12:09:08Z">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should not drop...</w:t>
      </w:r>
    </w:p>
  </w:comment>
  <w:comment w:author="VIDHI KHANDUJA" w:id="14" w:date="2026-06-17T11:36:39Z">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VIDHI KHANDUJA" w:id="20" w:date="2026-06-17T12:11:52Z">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VIDHI KHANDUJA" w:id="0" w:date="2026-04-29T13:54:26Z">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 the year in which these datasets were curated. To emphasis research gap in current datasets</w:t>
      </w:r>
    </w:p>
  </w:comment>
  <w:comment w:author="Anime King" w:id="1" w:date="2026-05-07T20:16:33Z">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shall we add years as all of these datasets we built between 2019 to 2023 where the oldest is of mathur from 2019</w:t>
      </w:r>
    </w:p>
  </w:comment>
  <w:comment w:author="VIDHI KHANDUJA" w:id="2" w:date="2026-04-29T14:22:25Z">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can add more citations here</w:t>
      </w:r>
    </w:p>
  </w:comment>
  <w:comment w:author="Anime King" w:id="3" w:date="2026-05-07T19:46:21Z">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mam actually their is only one paper we have cited for 2018 i.e. mathur paper, the other papers are from 2023 to 2025</w:t>
      </w:r>
    </w:p>
  </w:comment>
  <w:comment w:author="VIDHI KHANDUJA" w:id="7" w:date="2026-06-20T11:54:52Z">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need to include atleast 5-6 more articles</w:t>
      </w:r>
    </w:p>
  </w:comment>
  <w:comment w:author="VIDHI KHANDUJA" w:id="4" w:date="2026-04-30T05:51:04Z">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are we providing that?</w:t>
      </w:r>
    </w:p>
  </w:comment>
  <w:comment w:author="Anime King" w:id="5" w:date="2026-05-03T15:30:18Z">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 the original dataset had text and everything that is in img tag so almost all images on product page</w:t>
      </w:r>
    </w:p>
  </w:comment>
  <w:comment w:author="VIDHI KHANDUJA" w:id="13" w:date="2026-06-17T11:33:22Z">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 we categorise this as Not a DP</w:t>
      </w:r>
    </w:p>
  </w:comment>
  <w:comment w:author="VIDHI KHANDUJA" w:id="9" w:date="2026-06-17T12:24:33Z">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 statement should be in sync with what you have mentioned in section 1.1</w:t>
      </w:r>
    </w:p>
  </w:comment>
  <w:comment w:author="VIDHI KHANDUJA" w:id="6" w:date="2026-06-20T11:31:41Z">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table 2 must be cited in running text</w:t>
      </w:r>
    </w:p>
  </w:comment>
  <w:comment w:author="VIDHI KHANDUJA" w:id="15" w:date="2026-06-17T11:49:55Z">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augmentation</w:t>
      </w:r>
    </w:p>
  </w:comment>
  <w:comment w:author="VIDHI KHANDUJA" w:id="12" w:date="2026-06-17T11:14:22Z">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mention count of how many websites we referred in all AND links generated henceforth</w:t>
      </w:r>
    </w:p>
  </w:comment>
  <w:comment w:author="VIDHI KHANDUJA" w:id="8" w:date="2026-06-17T11:02:52Z">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6.6. no missing</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6">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jc w:val="both"/>
    </w:pPr>
    <w:rPr>
      <w:rFonts w:ascii="Times New Roman" w:cs="Times New Roman" w:eastAsia="Times New Roman" w:hAnsi="Times New Roman"/>
      <w:b w:val="1"/>
      <w:bCs w:val="1"/>
      <w:sz w:val="24"/>
      <w:szCs w:val="24"/>
    </w:rPr>
  </w:style>
  <w:style w:type="paragraph" w:styleId="Heading3">
    <w:name w:val="heading 3"/>
    <w:basedOn w:val="Normal"/>
    <w:next w:val="Normal"/>
    <w:pPr>
      <w:keepNext w:val="1"/>
      <w:keepLines w:val="1"/>
      <w:jc w:val="both"/>
    </w:pPr>
    <w:rPr>
      <w:rFonts w:ascii="Times New Roman" w:cs="Times New Roman" w:eastAsia="Times New Roman" w:hAnsi="Times New Roman"/>
      <w:b w:val="1"/>
      <w:bCs w:val="1"/>
      <w:sz w:val="24"/>
      <w:szCs w:val="24"/>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footer" Target="footer13.xml"/><Relationship Id="rId11" Type="http://schemas.openxmlformats.org/officeDocument/2006/relationships/footer" Target="footer5.xml"/><Relationship Id="rId22" Type="http://schemas.openxmlformats.org/officeDocument/2006/relationships/footer" Target="footer15.xml"/><Relationship Id="rId10" Type="http://schemas.openxmlformats.org/officeDocument/2006/relationships/footer" Target="footer4.xml"/><Relationship Id="rId21" Type="http://schemas.openxmlformats.org/officeDocument/2006/relationships/footer" Target="footer14.xml"/><Relationship Id="rId13" Type="http://schemas.openxmlformats.org/officeDocument/2006/relationships/footer" Target="footer7.xml"/><Relationship Id="rId12" Type="http://schemas.openxmlformats.org/officeDocument/2006/relationships/footer" Target="footer6.xm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footer" Target="footer3.xml"/><Relationship Id="rId15" Type="http://schemas.openxmlformats.org/officeDocument/2006/relationships/footer" Target="footer9.xml"/><Relationship Id="rId14" Type="http://schemas.openxmlformats.org/officeDocument/2006/relationships/footer" Target="footer8.xml"/><Relationship Id="rId17" Type="http://schemas.openxmlformats.org/officeDocument/2006/relationships/image" Target="media/image1.jpg"/><Relationship Id="rId16" Type="http://schemas.openxmlformats.org/officeDocument/2006/relationships/footer" Target="footer10.xml"/><Relationship Id="rId5" Type="http://schemas.openxmlformats.org/officeDocument/2006/relationships/numbering" Target="numbering.xml"/><Relationship Id="rId19" Type="http://schemas.openxmlformats.org/officeDocument/2006/relationships/footer" Target="footer12.xml"/><Relationship Id="rId6" Type="http://schemas.openxmlformats.org/officeDocument/2006/relationships/styles" Target="styles.xml"/><Relationship Id="rId18" Type="http://schemas.openxmlformats.org/officeDocument/2006/relationships/footer" Target="footer11.xml"/><Relationship Id="rId7" Type="http://schemas.openxmlformats.org/officeDocument/2006/relationships/footer" Target="footer1.xml"/><Relationship Id="rId8"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